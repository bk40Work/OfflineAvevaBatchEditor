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AVEVA Offline Recipe Editor — Functional Design Review</w:t>
      </w:r>
    </w:p>
    <w:p>
      <w:r>
        <w:t xml:space="preserve">Purpose: agree the functional rules before further implementation. This is a behaviour specification, not a statement that every rule is currently implemented. Where current editor behaviour conflicts with this document, this document is the proposed review baseline.</w:t>
      </w:r>
    </w:p>
    <w:p>
      <w:pPr>
        <w:pStyle w:val="Heading2"/>
      </w:pPr>
      <w:r>
        <w:rPr>
          <w:b/>
          <w:bCs/>
        </w:rPr>
        <w:t xml:space="preserve">1. Scope and success criteria</w:t>
      </w:r>
    </w:p>
    <w:p>
      <w:pPr>
        <w:ind w:left="360" w:hanging="180"/>
      </w:pPr>
      <w:r>
        <w:t xml:space="preserve">• The editor must load, edit, save, reopen and import AVEVA B2MML recipes without changing the meaning or topology of retained graph elements.</w:t>
      </w:r>
    </w:p>
    <w:p>
      <w:pPr>
        <w:ind w:left="360" w:hanging="180"/>
      </w:pPr>
      <w:r>
        <w:t xml:space="preserve">• All edits are graph edits. The display is derived from the graph; it must never become a second source of truth.</w:t>
      </w:r>
    </w:p>
    <w:p>
      <w:pPr>
        <w:ind w:left="360" w:hanging="180"/>
      </w:pPr>
      <w:r>
        <w:t xml:space="preserve">• An edit is accepted only when the in-memory graph has valid endpoints, the expected branch/transition boundaries remain identifiable, and the exported XML can be parsed back to the same canonical graph.</w:t>
      </w:r>
    </w:p>
    <w:p>
      <w:pPr>
        <w:pStyle w:val="Heading2"/>
      </w:pPr>
      <w:r>
        <w:rPr>
          <w:b/>
          <w:bCs/>
        </w:rPr>
        <w:t xml:space="preserve">2. Canonical graph model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</w:t>
            </w:r>
          </w:p>
        </w:tc>
        <w:tc>
          <w:tcPr>
            <w:tcW w:type="dxa" w:w="4400"/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representation and rule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 / RecipeElement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visible Phase, native DUMMY, Begin and End has a stable RecipeElement ID from creation through export. A newly created node receives its RecipeElement ID immediately.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ProcedureLogic Step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Step endpoint has a stable Step ID. Links route by RecipeElement/Step identity, never by Phase name or Label.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Transition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Transition is a graph node with a stable Transition ID. Its normal path and its Other loop-back leg are separate links.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parsed AVEVA ProcedureLogic Link retains its AVEVA Link ID. Parallel/Serial link groups are defined by this ID, not merely by a shared target.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DUMMY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native placeholder is RecipeElementType Other with OtherValue DUMMY. Runtime form: _dummy === true and phase_type === Dummy. A DUMMY is a real graph node, not missing data.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Branch region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region has one divergent Link group, two or more lane entries, one convergent Link group, lane exit(s), and a continuation target. A subsequent region after a join is not a child lane.</w:t>
            </w:r>
          </w:p>
        </w:tc>
      </w:tr>
    </w:tbl>
    <w:p>
      <w:pPr>
        <w:pStyle w:val="Heading2"/>
      </w:pPr>
      <w:r>
        <w:rPr>
          <w:b/>
          <w:bCs/>
        </w:rPr>
        <w:t xml:space="preserve">3. Rendering rules</w:t>
      </w:r>
    </w:p>
    <w:p>
      <w:pPr>
        <w:ind w:left="360" w:hanging="180"/>
      </w:pPr>
      <w:r>
        <w:t xml:space="preserve">• Render exactly one view of each graph element. No linear fallback may also render nodes already owned by a rendered branch region.</w:t>
      </w:r>
    </w:p>
    <w:p>
      <w:pPr>
        <w:ind w:left="360" w:hanging="180"/>
      </w:pPr>
      <w:r>
        <w:t xml:space="preserve">• A fork reached after a prior region’s join continuation is a subsequent main-path fork. It is shown after the prior Join and labelled “Subsequent fork”, not “Nested fork”.</w:t>
      </w:r>
    </w:p>
    <w:p>
      <w:pPr>
        <w:ind w:left="360" w:hanging="180"/>
      </w:pPr>
      <w:r>
        <w:t xml:space="preserve">• A true nested fork is reached from within one lane before that lane reaches the parent region’s join. It is rendered inside that lane.</w:t>
      </w:r>
    </w:p>
    <w:p>
      <w:pPr>
        <w:ind w:left="360" w:hanging="180"/>
      </w:pPr>
      <w:r>
        <w:t xml:space="preserve">• A structural join-continuation DUMMY is hidden when it immediately feeds a subsequent fork. It remains in the graph and XML while that subsequent fork exists.</w:t>
      </w:r>
    </w:p>
    <w:p>
      <w:pPr>
        <w:ind w:left="360" w:hanging="180"/>
      </w:pPr>
      <w:r>
        <w:t xml:space="preserve">• A native DUMMY that is an actual empty branch lane is displayed as “Empty branch lane” and remains selectable. A retained loop target DUMMY is displayed as “Branch entry” with loop context.</w:t>
      </w:r>
    </w:p>
    <w:p>
      <w:pPr>
        <w:ind w:left="360" w:hanging="180"/>
      </w:pPr>
      <w:r>
        <w:t xml:space="preserve">• After a branch collapses to a linear path, a retained Begin → Transition → Step sequence must still display the Transition.</w:t>
      </w:r>
    </w:p>
    <w:p>
      <w:pPr>
        <w:pStyle w:val="Heading2"/>
      </w:pPr>
      <w:r>
        <w:rPr>
          <w:b/>
          <w:bCs/>
        </w:rPr>
        <w:t xml:space="preserve">4. Universal selection and actions</w:t>
      </w:r>
    </w:p>
    <w:p>
      <w:pPr>
        <w:ind w:left="360" w:hanging="180"/>
      </w:pPr>
      <w:r>
        <w:t xml:space="preserve">• Every selectable Phase, Transfer, Allocate/Release, native DUMMY, Transition, Join boundary and Branch heading exposes a consistent ⋮ action menu.</w:t>
      </w:r>
    </w:p>
    <w:p>
      <w:pPr>
        <w:ind w:left="360" w:hanging="180"/>
      </w:pPr>
      <w:r>
        <w:t xml:space="preserve">• Menus use “Insert [item] after this node / Join / Transition”; they do not use ambiguous “Add”.</w:t>
      </w:r>
    </w:p>
    <w:p>
      <w:pPr>
        <w:ind w:left="360" w:hanging="180"/>
      </w:pPr>
      <w:r>
        <w:t xml:space="preserve">• All selectable entities provide Delete. Delete means the operation described below; unsupported topology must be blocked with a precise graph reason, never silently flattened.</w:t>
      </w:r>
    </w:p>
    <w:p>
      <w:pPr>
        <w:ind w:left="360" w:hanging="180"/>
      </w:pPr>
      <w:r>
        <w:t xml:space="preserve">• Open menus and pickers are portalled above nested viewports and controls; nesting must not clip or hide a menu.</w:t>
      </w:r>
    </w:p>
    <w:p>
      <w:pPr>
        <w:pStyle w:val="Heading2"/>
      </w:pPr>
      <w:r>
        <w:rPr>
          <w:b/>
          <w:bCs/>
        </w:rPr>
        <w:t xml:space="preserve">5. Insertion rules</w:t>
      </w:r>
    </w:p>
    <w:p>
      <w:pPr>
        <w:ind w:left="360" w:hanging="180"/>
      </w:pPr>
      <w:r>
        <w:t xml:space="preserve">Selected populated node: insert a new node after it. Reconnect its outgoing route(s) through the new node. A populated node is never replaced in place.</w:t>
      </w:r>
    </w:p>
    <w:p>
      <w:pPr>
        <w:ind w:left="360" w:hanging="180"/>
      </w:pPr>
      <w:r>
        <w:t xml:space="preserve">Selected native DUMMY: replace it in place only when _dummy === true and phase_type === Dummy. Preserve its RecipeElement and Step identity.</w:t>
      </w:r>
    </w:p>
    <w:p>
      <w:pPr>
        <w:ind w:left="360" w:hanging="180"/>
      </w:pPr>
      <w:r>
        <w:t xml:space="preserve">Selected branch source: insertion occurs before its divergent links, retaining the fork after the inserted node.</w:t>
      </w:r>
    </w:p>
    <w:p>
      <w:pPr>
        <w:ind w:left="360" w:hanging="180"/>
      </w:pPr>
      <w:r>
        <w:t xml:space="preserve">Selected Join: create or use the native continuation position, then insert after that Join. A branch-after-join uses the continuation DUMMY as the next fork source.</w:t>
      </w:r>
    </w:p>
    <w:p>
      <w:pPr>
        <w:ind w:left="360" w:hanging="180"/>
      </w:pPr>
      <w:r>
        <w:t xml:space="preserve">Selected Transition: insert on its normal forward path only. Other loop-back legs remain untouched.</w:t>
      </w:r>
    </w:p>
    <w:p>
      <w:pPr>
        <w:ind w:left="360" w:hanging="180"/>
      </w:pPr>
      <w:r>
        <w:t xml:space="preserve">Every insertion validates and normalises all Step endpoints before render and before save.</w:t>
      </w:r>
    </w:p>
    <w:p>
      <w:pPr>
        <w:pStyle w:val="Heading2"/>
      </w:pPr>
      <w:r>
        <w:rPr>
          <w:b/>
          <w:bCs/>
        </w:rPr>
        <w:t xml:space="preserve">6. Deletion principles</w:t>
      </w:r>
    </w:p>
    <w:p>
      <w:pPr>
        <w:ind w:left="360" w:hanging="180"/>
      </w:pPr>
      <w:r>
        <w:t xml:space="preserve">• Deleting a node removes only the selected node unless the user explicitly chooses “Delete this branch”. A node being adjacent to a fork or join does not make it a branch deletion.</w:t>
      </w:r>
    </w:p>
    <w:p>
      <w:pPr>
        <w:ind w:left="360" w:hanging="180"/>
      </w:pPr>
      <w:r>
        <w:t xml:space="preserve">• Deletion is a boundary-bypass operation: connect the selected node’s predecessor boundary to its successor boundary while preserving all unaffected regions, transitions and sibling lanes.</w:t>
      </w:r>
    </w:p>
    <w:p>
      <w:pPr>
        <w:ind w:left="360" w:hanging="180"/>
      </w:pPr>
      <w:r>
        <w:t xml:space="preserve">• Do not infer graph ownership from screen position. Resolve the selected RecipeElement, its Link IDs, its adjacent branch-region boundaries and its predecessor/successor endpoints.</w:t>
      </w:r>
    </w:p>
    <w:p>
      <w:pPr>
        <w:ind w:left="360" w:hanging="180"/>
      </w:pPr>
      <w:r>
        <w:t xml:space="preserve">• If two native convergence groups share an endpoint after a bypass, retain them as separate Link-ID groups. They must remain separately renderable and separately exportable.</w:t>
      </w:r>
    </w:p>
    <w:p>
      <w:pPr>
        <w:pStyle w:val="Heading2"/>
      </w:pPr>
      <w:r>
        <w:rPr>
          <w:b/>
          <w:bCs/>
        </w:rPr>
        <w:t xml:space="preserve">7. Required delete behaviours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action</w:t>
            </w:r>
          </w:p>
        </w:tc>
        <w:tc>
          <w:tcPr>
            <w:tcW w:type="dxa" w:w="4400"/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 graph outcome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Ordinary linear Phase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the selected Phase. Replace predecessor → selected → successor with predecessor → successor.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Phase in a branch lane (Simple8 → Simple9)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the lane, divergent and convergent links, Step ID and RecipeElement ID. Replace the Phase payload with native DUMMY. The lane remains visibly empty and selectable.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item in a multi-item lane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Bypass only that item. The lane and its remaining items stay in place.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this branch — N lanes, N &gt; 2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selected lane and all nodes/regions reachable exclusively within it. Retain all other lanes and the same fork/join Link groups with N−1 entries.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this branch — two lanes, populated survivor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fork/join links for that region and promote the survivor to the main path. Preserve predecessor and successor boundaries.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this branch — two lanes, native DUMMY survivor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the complete region rather than promote an empty path. Retain or remove a join-continuation DUMMY according to whether a subsequent fork still depends on it.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 subsequent fork lane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only on that subsequent region. The preceding fork, its lanes and its Transition remain intact. If a populated lane survives, promote it to the preceding main path and remove the no-longer-needed continuation connector.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node immediately before a nested fork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Retain nested fork and all its lanes. Connect predecessor directly to the nested fork source.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node immediately after a nested join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Retain nested fork and all its lanes. Connect the nested convergence to the selected node’s successor boundary, without losing the enclosing fork or its sibling lane.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this branch in a nested lane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only the selected nested lane/subtree. Preserve enclosing sibling lanes and resolve the nested join.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Unit Procedure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Unit Procedure and contained operations; reconnect recipe-level predecessor to successor/End.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Operation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Operation and its graph; reconnect Unit Procedure predecessor to successor/End.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Transition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only when its normal and Other paths can be resolved according to an agreed transition rule. Otherwise block it; never discard a loop-back leg.</w:t>
            </w:r>
          </w:p>
        </w:tc>
      </w:tr>
    </w:tbl>
    <w:p>
      <w:pPr>
        <w:pStyle w:val="Heading2"/>
      </w:pPr>
      <w:r>
        <w:rPr>
          <w:b/>
          <w:bCs/>
        </w:rPr>
        <w:t xml:space="preserve">8. Join-continuation DUMMY lifecycle</w:t>
      </w:r>
    </w:p>
    <w:p>
      <w:pPr>
        <w:ind w:left="360" w:hanging="180"/>
      </w:pPr>
      <w:r>
        <w:t xml:space="preserve">• A join-continuation DUMMY is retained while it is the source of a subsequent fork. It may be hidden in the display but must survive save/reload.</w:t>
      </w:r>
    </w:p>
    <w:p>
      <w:pPr>
        <w:ind w:left="360" w:hanging="180"/>
      </w:pPr>
      <w:r>
        <w:t xml:space="preserve">• When that subsequent fork is deleted and a populated survivor is promoted to the main path, retarget the preceding join to the survivor and remove the continuation DUMMY.</w:t>
      </w:r>
    </w:p>
    <w:p>
      <w:pPr>
        <w:ind w:left="360" w:hanging="180"/>
      </w:pPr>
      <w:r>
        <w:t xml:space="preserve">• When the preceding region is deleted but the subsequent fork remains, preserve the continuation DUMMY and reconnect the predecessor to it.</w:t>
      </w:r>
    </w:p>
    <w:p>
      <w:pPr>
        <w:pStyle w:val="Heading2"/>
      </w:pPr>
      <w:r>
        <w:rPr>
          <w:b/>
          <w:bCs/>
        </w:rPr>
        <w:t xml:space="preserve">9. Save, export and round-trip rules</w:t>
      </w:r>
    </w:p>
    <w:p>
      <w:pPr>
        <w:ind w:left="360" w:hanging="180"/>
      </w:pPr>
      <w:r>
        <w:t xml:space="preserve">• The in-memory canonical graph is the authoritative edit model. Raw XML is retained only for payload fidelity, not as a competing graph source.</w:t>
      </w:r>
    </w:p>
    <w:p>
      <w:pPr>
        <w:ind w:left="360" w:hanging="180"/>
      </w:pPr>
      <w:r>
        <w:t xml:space="preserve">• On structural save, serialise ProcedureLogic from canonical nodes, Steps and Link-ID groups. Preserve retained IDs; allocate new IDs once and retain them.</w:t>
      </w:r>
    </w:p>
    <w:p>
      <w:pPr>
        <w:ind w:left="360" w:hanging="180"/>
      </w:pPr>
      <w:r>
        <w:t xml:space="preserve">• A Phase converted to DUMMY must export as Other/DUMMY at the same RecipeElement ID; the original Phase XML must not be cloned back.</w:t>
      </w:r>
    </w:p>
    <w:p>
      <w:pPr>
        <w:ind w:left="360" w:hanging="180"/>
      </w:pPr>
      <w:r>
        <w:t xml:space="preserve">• After export, reparse the XML and compare canonical nodes, transitions, Link-ID groups and endpoints. A mismatch blocks release.</w:t>
      </w:r>
    </w:p>
    <w:p>
      <w:pPr>
        <w:pStyle w:val="Heading2"/>
      </w:pPr>
      <w:r>
        <w:rPr>
          <w:b/>
          <w:bCs/>
        </w:rPr>
        <w:t xml:space="preserve">10. Fixture acceptance matrix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Fixtures</w:t>
            </w:r>
          </w:p>
        </w:tc>
        <w:tc>
          <w:tcPr>
            <w:tcW w:type="dxa" w:w="4400"/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acceptance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simple.xml – simple8.xml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 progression, initial branches, nested branches, loops, join continuation and subsequent forks render/inserts correctly.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simple8 → simple9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Deleting sole lane Phase #80 gives native DUMMY lane; save/reload preserves DUMMY.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simple9 → simple10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Deleting second branch region removes continuation and both lanes when appropriate; preceding Transition-led branch remains rendered as a branch.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simple10 → simple11 / simple11b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Branch lane deletion removes selected lane/subtree and retains sibling lanes.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simple11 → simple12 → simple13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Nested lane deletion and ordinary Phase deletion must preserve both outer and nested branch boundaries. Direct deletion of a post-nested node must follow the agreed boundary-bypass rule.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fixtures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→ edit → save → reload preserves canonical topology and AVEVA-valid B2MML.</w:t>
            </w:r>
          </w:p>
        </w:tc>
      </w:tr>
    </w:tbl>
    <w:p>
      <w:pPr>
        <w:pStyle w:val="Heading2"/>
      </w:pPr>
      <w:r>
        <w:rPr>
          <w:b/>
          <w:bCs/>
        </w:rPr>
        <w:t xml:space="preserve">11. Current status requiring explicit review</w:t>
      </w:r>
    </w:p>
    <w:p>
      <w:pPr>
        <w:ind w:left="360" w:hanging="180"/>
      </w:pPr>
      <w:r>
        <w:t xml:space="preserve">• Confirmed concept: subsequent fork versus nested fork distinction, native DUMMY replacement, branch-lane deletion, and join-continuation lifecycle.</w:t>
      </w:r>
    </w:p>
    <w:p>
      <w:pPr>
        <w:ind w:left="360" w:hanging="180"/>
      </w:pPr>
      <w:r>
        <w:t xml:space="preserve">• Not yet accepted: direct deletion of #41 / a Phase immediately after a nested join. The required behaviour is single-node boundary bypass while retaining both nested and outer Link-ID groups and all later delete actions. No further implementation should proceed until this behaviour is agreed against an AVEVA-created reference example.</w:t>
      </w:r>
    </w:p>
    <w:p>
      <w:pPr>
        <w:ind w:left="360" w:hanging="180"/>
      </w:pPr>
      <w:r>
        <w:t xml:space="preserve">• Recommended next test: create the direct #41 deletion manually in AVEVA, export it, and supply that XML. It will define the exact native ProcedureLogic Link IDs and endpoint arrangement required for the editor.</w:t>
      </w:r>
    </w:p>
    <w:p>
      <w:pPr>
        <w:pStyle w:val="Heading2"/>
      </w:pPr>
      <w:r>
        <w:rPr>
          <w:b/>
          <w:bCs/>
        </w:rPr>
        <w:t xml:space="preserve">12. Review decisions requested</w:t>
      </w:r>
    </w:p>
    <w:p>
      <w:pPr>
        <w:ind w:left="360" w:hanging="180"/>
      </w:pPr>
      <w:r>
        <w:t xml:space="preserve">Confirm the definitions of nested fork, subsequent fork, and join-continuation DUMMY.</w:t>
      </w:r>
    </w:p>
    <w:p>
      <w:pPr>
        <w:ind w:left="360" w:hanging="180"/>
      </w:pPr>
      <w:r>
        <w:t xml:space="preserve">Confirm the delete outcomes in section 7, particularly “node immediately after a nested join”.</w:t>
      </w:r>
    </w:p>
    <w:p>
      <w:pPr>
        <w:ind w:left="360" w:hanging="180"/>
      </w:pPr>
      <w:r>
        <w:t xml:space="preserve">Confirm whether direct deletion of a node after a nested join should use AVEVA’s native bypass topology or a retained hidden structural DUMMY when AVEVA does not permit the bypass topology.</w:t>
      </w:r>
    </w:p>
    <w:p>
      <w:pPr>
        <w:ind w:left="360" w:hanging="180"/>
      </w:pPr>
      <w:r>
        <w:t xml:space="preserve">Approve the fixture acceptance matrix as the release gate for further editor changes.</w:t>
      </w:r>
    </w:p>
    <w:p>
      <w:pPr>
        <w:pStyle w:val="Heading1"/>
      </w:pPr>
      <w:ins w:id="201" w:author="Austyn" w:date="2026-09-01T15:30:00+01:00">
        <w:r>
          <w:t>Version 0.2 — 1 September 2026, 15:30 BST</w:t>
        </w:r>
      </w:ins>
    </w:p>
    <w:p>
      <w:pPr/>
      <w:ins w:id="201" w:author="Austyn" w:date="2026-09-01T15:30:00+01:00">
        <w:r>
          <w:t>Tracked finding: AVEVA evidence from simple12a–simple12e supersedes the previous direct post-nested Phase bypass proposal.</w:t>
        </w:r>
      </w:ins>
    </w:p>
    <w:p>
      <w:pPr/>
      <w:ins w:id="201" w:author="Austyn" w:date="2026-09-01T15:30:00+01:00">
        <w:r>
          <w:t>Confirmed deletion rule: deleting a visible Phase after a nested join (Label 4 / #41) converts that Phase position to a native DUMMY connector. The nested fork, its join, the enclosing fork and its join all remain. The DUMMY is subsequently removed only when later branch deletion makes it unnecessary.</w:t>
        </w:r>
      </w:ins>
    </w:p>
    <w:p>
      <w:pPr/>
      <w:ins w:id="201" w:author="Austyn" w:date="2026-09-01T15:30:00+01:00">
        <w:r>
          <w:t>Evidence record — simple12a (2026-09-01T15:26:32, “delete label 4”): AVEVA retained both parallel divergent/convergent regions and emitted an Other/DUMMY connector at the deleted position. simple12b–e confirm subsequent nested-lane, initial Phase and initial Branch B deletions operate from this retained-boundary topology.</w:t>
        </w:r>
      </w:ins>
    </w:p>
    <w:p>
      <w:pPr/>
      <w:ins w:id="201" w:author="Austyn" w:date="2026-09-01T15:30:00+01:00">
        <w:r>
          <w:t>Implementation acceptance added: (1) direct #41 deletion must leave the embedded fork renderable within outer Branch A; (2) deleting nested Branch A or B after that action must remain valid; (3) save/reload must retain the DUMMY and both Link groups; (4) renderer must show the initial fork and embedded fork exactly once.</w:t>
        </w:r>
      </w:ins>
    </w:p>
    <w:p>
      <w:pPr/>
      <w:ins w:id="201" w:author="Austyn" w:date="2026-09-01T15:30:00+01:00">
        <w:r>
          <w:t>Status: IMPLEMENTATION BASELINE — do not use direct convergence bypass for post-nested Phase deletion.</w:t>
        </w:r>
      </w:ins>
    </w:p>
    <w:p>
      <w:pPr>
        <w:pStyle w:val="Heading1"/>
      </w:pPr>
      <w:ins w:id="301" w:author="Austyn" w:date="2026-09-01T15:35:00+01:00">
        <w:r>
          <w:t>Version 0.3 — 1 September 2026, 15:35 BST</w:t>
        </w:r>
      </w:ins>
    </w:p>
    <w:p>
      <w:pPr/>
      <w:ins w:id="301" w:author="Austyn" w:date="2026-09-01T15:35:00+01:00">
        <w:r>
          <w:t>Tracked finding: all AVEVA fixtures simple12a–e load and display correctly. No renderer change is authorised by this update.</w:t>
        </w:r>
      </w:ins>
    </w:p>
    <w:p>
      <w:pPr/>
      <w:ins w:id="301" w:author="Austyn" w:date="2026-09-01T15:35:00+01:00">
        <w:r>
          <w:t>Confirmed deletion rule — exclusive lane closure: “Delete this branch” removes the selected lane’s complete exclusive closure: every Step/RecipeElement, Transition and Other loop-back leg reachable within that lane, stopping at the selected region’s join and sibling lane boundaries.</w:t>
        </w:r>
      </w:ins>
    </w:p>
    <w:p>
      <w:pPr/>
      <w:ins w:id="301" w:author="Austyn" w:date="2026-09-01T15:35:00+01:00">
        <w:r>
          <w:t>Rationale: after Label 4 was converted to its native structural DUMMY, deleting nested Branch B visually hid its entry but left Transition 6, cooling Phase and Transition 8 in memory. Deleting the remaining Branch A then exposed those orphaned elements. The canonical graph must have no link referencing a removed Step or Transition.</w:t>
        </w:r>
      </w:ins>
    </w:p>
    <w:p>
      <w:pPr/>
      <w:ins w:id="301" w:author="Austyn" w:date="2026-09-01T15:35:00+01:00">
        <w:r>
          <w:t>Acceptance added: sequence “delete Label 4 → delete nested Branch B → delete Label 5” must never reintroduce the removed Branch B loop chain. The retained graph must contain neither its DUMMY entry, Transition 6, cooling Phase, Transition 8 nor any incident link.</w:t>
        </w:r>
      </w:ins>
    </w:p>
    <w:p>
      <w:r>
        <w:br w:type="page"/>
      </w:r>
    </w:p>
    <w:p>
      <w:r>
        <w:rPr>
          <w:b/>
          <w:sz w:val="32"/>
        </w:rPr>
        <w:t>Version 0.6 — 10 September 2026, BST — controlled handover and Move2 evidence</w:t>
      </w:r>
    </w:p>
    <w:p>
      <w:r>
        <w:t>This update carries forward the package-governance and handover decisions made after Version 0.3, and records the supplied Move2 source/target XML as the structural evidence for outstanding fork movement work. It is a specification and handover; it does not claim that the latest V12 movement implementation is accepted.</w:t>
      </w:r>
    </w:p>
    <w:p>
      <w:r>
        <w:rPr>
          <w:b/>
          <w:sz w:val="30"/>
        </w:rPr>
        <w:t>13. Controlled package and implementation ownership</w:t>
      </w:r>
    </w:p>
    <w:p>
      <w:r>
        <w:t>• B2MML/XML DOM is the persisted authority. Cards, lanes and renderer arrays are projections rebuilt after a committed structural edit and reparse.</w:t>
      </w:r>
    </w:p>
    <w:p>
      <w:r>
        <w:t>• index.html is the sole runtime load manifest. Each user action has one mutation owner; later versioned overlays must not override another movement path.</w:t>
      </w:r>
    </w:p>
    <w:p>
      <w:r>
        <w:t>• Runtime package ownership: viewer.css owns viewer/lane and drag-target styling; global-movement.js owns Phase movement interaction and dispatch; editor.js owns Transition-to-Fork rendering; nested-branch-render.js owns post-Join/lane-to-Join rendering; xml-authority.js and exporter.js own XML commit/reparse.</w:t>
      </w:r>
    </w:p>
    <w:p>
      <w:r>
        <w:t>• Release ZIPs contain runtime code, the current functional design review and a release manifest only. Tests, fixtures, AVEVA evidence, historical notes, alternate site data and saved-user archives are separate.</w:t>
      </w:r>
    </w:p>
    <w:p>
      <w:r>
        <w:t>• Do not add fixture substitution, ID-specific handlers, special test buttons or hidden move commands. Normal Edit-mode arrows and drag/drop are the intended operator actions.</w:t>
      </w:r>
    </w:p>
    <w:p>
      <w:r>
        <w:rPr>
          <w:b/>
          <w:sz w:val="30"/>
        </w:rPr>
        <w:t>14. Current status and outstanding 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Area</w:t>
            </w:r>
          </w:p>
        </w:tc>
        <w:tc>
          <w:tcPr>
            <w:tcW w:type="dxa" w:w="4513"/>
          </w:tcPr>
          <w:p>
            <w:r>
              <w:t>Status / required action</w:t>
            </w:r>
          </w:p>
        </w:tc>
      </w:tr>
      <w:tr>
        <w:tc>
          <w:tcPr>
            <w:tcW w:type="dxa" w:w="4513"/>
          </w:tcPr>
          <w:p>
            <w:r>
              <w:t>Pointer drag and target visibility</w:t>
            </w:r>
          </w:p>
        </w:tc>
        <w:tc>
          <w:tcPr>
            <w:tcW w:type="dxa" w:w="4513"/>
          </w:tcPr>
          <w:p>
            <w:r>
              <w:t>Interaction intent is accepted: targets hidden while idle, shown only during an active Phase drag, then hidden on completion/cancellation. It must be checked in the actual build after any movement change.</w:t>
            </w:r>
          </w:p>
        </w:tc>
      </w:tr>
      <w:tr>
        <w:tc>
          <w:tcPr>
            <w:tcW w:type="dxa" w:w="4513"/>
          </w:tcPr>
          <w:p>
            <w:r>
              <w:t>Arrow controls</w:t>
            </w:r>
          </w:p>
        </w:tc>
        <w:tc>
          <w:tcPr>
            <w:tcW w:type="dxa" w:w="4513"/>
          </w:tcPr>
          <w:p>
            <w:r>
              <w:t>Regressed during the V12.13 attempt. Restore ordinary-path arrows or route them to the same authorised movement service; unsupported movement must state a precise reason and make no change.</w:t>
            </w:r>
          </w:p>
        </w:tc>
      </w:tr>
      <w:tr>
        <w:tc>
          <w:tcPr>
            <w:tcW w:type="dxa" w:w="4513"/>
          </w:tcPr>
          <w:p>
            <w:r>
              <w:t>V12 DOM dispatcher</w:t>
            </w:r>
          </w:p>
        </w:tc>
        <w:tc>
          <w:tcPr>
            <w:tcW w:type="dxa" w:w="4513"/>
          </w:tcPr>
          <w:p>
            <w:r>
              <w:t>Not accepted. It produced broken forks, silent drops, ambiguous Join-to-fork errors, and synthetic Branch entry / Empty branch lane nodes.</w:t>
            </w:r>
          </w:p>
        </w:tc>
      </w:tr>
      <w:tr>
        <w:tc>
          <w:tcPr>
            <w:tcW w:type="dxa" w:w="4513"/>
          </w:tcPr>
          <w:p>
            <w:r>
              <w:t>Required implementation sequence</w:t>
            </w:r>
          </w:p>
        </w:tc>
        <w:tc>
          <w:tcPr>
            <w:tcW w:type="dxa" w:w="4513"/>
          </w:tcPr>
          <w:p>
            <w:r>
              <w:t>First establish one observable movement owner; restore baseline interaction; implement and operator-prove Move2b; then implement/prove Move2a, Move2c and Move2d; only then generalise by structural descriptor.</w:t>
            </w:r>
          </w:p>
        </w:tc>
      </w:tr>
      <w:tr>
        <w:tc>
          <w:tcPr>
            <w:tcW w:type="dxa" w:w="4513"/>
          </w:tcPr>
          <w:p>
            <w:r>
              <w:t>Human acceptance gate</w:t>
            </w:r>
          </w:p>
        </w:tc>
        <w:tc>
          <w:tcPr>
            <w:tcW w:type="dxa" w:w="4513"/>
          </w:tcPr>
          <w:p>
            <w:r>
              <w:t>Open source XML → perform normal UI move → inspect topology → export XML → reopen exported XML → confirm same topology. Developer assertions support this workflow but never replace it.</w:t>
            </w:r>
          </w:p>
        </w:tc>
      </w:tr>
    </w:tbl>
    <w:p>
      <w:r>
        <w:rPr>
          <w:b/>
          <w:sz w:val="30"/>
        </w:rPr>
        <w:t>15. Shared Move2 baseline — move-2.xml</w:t>
      </w:r>
    </w:p>
    <w:p>
      <w:r>
        <w:t>Move2 is the compact native evidence graph for fork work. It contains a fixed loop Transition, a first parallel Fork/Join, a subsequent Fork after that Join, and a true nested Fork inside the subsequent Branch 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Baseline region</w:t>
            </w:r>
          </w:p>
        </w:tc>
        <w:tc>
          <w:tcPr>
            <w:tcW w:type="dxa" w:w="4513"/>
          </w:tcPr>
          <w:p>
            <w:r>
              <w:t>Topology</w:t>
            </w:r>
          </w:p>
        </w:tc>
      </w:tr>
      <w:tr>
        <w:tc>
          <w:tcPr>
            <w:tcW w:type="dxa" w:w="4513"/>
          </w:tcPr>
          <w:p>
            <w:r>
              <w:t>Normal route</w:t>
            </w:r>
          </w:p>
        </w:tc>
        <w:tc>
          <w:tcPr>
            <w:tcW w:type="dxa" w:w="4513"/>
          </w:tcPr>
          <w:p>
            <w:r>
              <w:t>… → Transition #4 → loop-return DUMMY #48 → feedCipWater #52 → Transition #5.</w:t>
            </w:r>
          </w:p>
        </w:tc>
      </w:tr>
      <w:tr>
        <w:tc>
          <w:tcPr>
            <w:tcW w:type="dxa" w:w="4513"/>
          </w:tcPr>
          <w:p>
            <w:r>
              <w:t>Fixed loop</w:t>
            </w:r>
          </w:p>
        </w:tc>
        <w:tc>
          <w:tcPr>
            <w:tcW w:type="dxa" w:w="4513"/>
          </w:tcPr>
          <w:p>
            <w:r>
              <w:t>Transition #5 owns an Other return link to #48. This return is fixed in every accepted scenario.</w:t>
            </w:r>
          </w:p>
        </w:tc>
      </w:tr>
      <w:tr>
        <w:tc>
          <w:tcPr>
            <w:tcW w:type="dxa" w:w="4513"/>
          </w:tcPr>
          <w:p>
            <w:r>
              <w:t>First Fork / Branch A</w:t>
            </w:r>
          </w:p>
        </w:tc>
        <w:tc>
          <w:tcPr>
            <w:tcW w:type="dxa" w:w="4513"/>
          </w:tcPr>
          <w:p>
            <w:r>
              <w:t>coolingOn #58 → circulatePump #61 → first Parallel Join.</w:t>
            </w:r>
          </w:p>
        </w:tc>
      </w:tr>
      <w:tr>
        <w:tc>
          <w:tcPr>
            <w:tcW w:type="dxa" w:w="4513"/>
          </w:tcPr>
          <w:p>
            <w:r>
              <w:t>First Fork / Branch B</w:t>
            </w:r>
          </w:p>
        </w:tc>
        <w:tc>
          <w:tcPr>
            <w:tcW w:type="dxa" w:w="4513"/>
          </w:tcPr>
          <w:p>
            <w:r>
              <w:t>coolingOff #63 → circulateMaxShear #66 → same first Parallel Join.</w:t>
            </w:r>
          </w:p>
        </w:tc>
      </w:tr>
      <w:tr>
        <w:tc>
          <w:tcPr>
            <w:tcW w:type="dxa" w:w="4513"/>
          </w:tcPr>
          <w:p>
            <w:r>
              <w:t>After first Join</w:t>
            </w:r>
          </w:p>
        </w:tc>
        <w:tc>
          <w:tcPr>
            <w:tcW w:type="dxa" w:w="4513"/>
          </w:tcPr>
          <w:p>
            <w:r>
              <w:t>Join-continuation DUMMY #68 is source of a subsequent Fork.</w:t>
            </w:r>
          </w:p>
        </w:tc>
      </w:tr>
      <w:tr>
        <w:tc>
          <w:tcPr>
            <w:tcW w:type="dxa" w:w="4513"/>
          </w:tcPr>
          <w:p>
            <w:r>
              <w:t>Protected downstream context</w:t>
            </w:r>
          </w:p>
        </w:tc>
        <w:tc>
          <w:tcPr>
            <w:tcW w:type="dxa" w:w="4513"/>
          </w:tcPr>
          <w:p>
            <w:r>
              <w:t>Subsequent Fork: mixerOn #72 in Branch A and mixerOff #74 in Branch B. Branch B contains a true nested Fork. This topology must survive all first Fork/Join movements.</w:t>
            </w:r>
          </w:p>
        </w:tc>
      </w:tr>
    </w:tbl>
    <w:p>
      <w:r>
        <w:rPr>
          <w:b/>
          <w:sz w:val="30"/>
        </w:rPr>
        <w:t>16. Move2a — normal route crosses fixed loop Transition into pre-Fork position</w:t>
      </w:r>
    </w:p>
    <w:p>
      <w:r>
        <w:t>Evidence pair: move-2.xml → move-2a.xml. Business move: feedCipWater, initially #52 before Transition #5, moves to immediately after Transition #5 and before the first Fork.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Native target observation</w:t>
            </w:r>
          </w:p>
        </w:tc>
        <w:tc>
          <w:tcPr>
            <w:tcW w:type="dxa" w:w="4513"/>
          </w:tcPr>
          <w:p>
            <w:r>
              <w:t>Required implication</w:t>
            </w:r>
          </w:p>
        </w:tc>
      </w:tr>
      <w:tr>
        <w:tc>
          <w:tcPr>
            <w:tcW w:type="dxa" w:w="4513"/>
          </w:tcPr>
          <w:p>
            <w:r>
              <w:t>Old #52 position is Other/DUMMY.</w:t>
            </w:r>
          </w:p>
        </w:tc>
        <w:tc>
          <w:tcPr>
            <w:tcW w:type="dxa" w:w="4513"/>
          </w:tcPr>
          <w:p>
            <w:r>
              <w:t>A moved business Phase can leave a native structural placeholder. It is not a visual-only deletion.</w:t>
            </w:r>
          </w:p>
        </w:tc>
      </w:tr>
      <w:tr>
        <w:tc>
          <w:tcPr>
            <w:tcW w:type="dxa" w:w="4513"/>
          </w:tcPr>
          <w:p>
            <w:r>
              <w:t>feedCipWater is recreated as Phase #57 / Step #58 after Transition #5.</w:t>
            </w:r>
          </w:p>
        </w:tc>
        <w:tc>
          <w:tcPr>
            <w:tcW w:type="dxa" w:w="4513"/>
          </w:tcPr>
          <w:p>
            <w:r>
              <w:t>Business payload survives but RecipeElement and Step identities may be reallocated. Never tie movement logic to a prior ID.</w:t>
            </w:r>
          </w:p>
        </w:tc>
      </w:tr>
      <w:tr>
        <w:tc>
          <w:tcPr>
            <w:tcW w:type="dxa" w:w="4513"/>
          </w:tcPr>
          <w:p>
            <w:r>
              <w:t>Transition #5 normal path is ControlLink → Step #58; the Fork is ParallelDivergent from Step #58.</w:t>
            </w:r>
          </w:p>
        </w:tc>
        <w:tc>
          <w:tcPr>
            <w:tcW w:type="dxa" w:w="4513"/>
          </w:tcPr>
          <w:p>
            <w:r>
              <w:t>Split the normal leg at the fixed Transition. Do not alter its Other return to #48.</w:t>
            </w:r>
          </w:p>
        </w:tc>
      </w:tr>
      <w:tr>
        <w:tc>
          <w:tcPr>
            <w:tcW w:type="dxa" w:w="4513"/>
          </w:tcPr>
          <w:p>
            <w:r>
              <w:t>First Fork, Join and downstream region carry reallocated identities but retain meaning.</w:t>
            </w:r>
          </w:p>
        </w:tc>
        <w:tc>
          <w:tcPr>
            <w:tcW w:type="dxa" w:w="4513"/>
          </w:tcPr>
          <w:p>
            <w:r>
              <w:t>This is a structural-region rebuild, not an ordinary one-edge retarget.</w:t>
            </w:r>
          </w:p>
        </w:tc>
      </w:tr>
    </w:tbl>
    <w:p>
      <w:r>
        <w:rPr>
          <w:b/>
          <w:sz w:val="30"/>
        </w:rPr>
        <w:t>17. Move2b — Branch A exits to directly before first Fork</w:t>
      </w:r>
    </w:p>
    <w:p>
      <w:r>
        <w:t>Evidence pair: move-2.xml → move-2b-correct.xml. Business move: circulatePump, initially Branch A final Phase #61, moves to after Transition #5 and before the first Fork. This is the first mandatory operator acceptance scenario.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Correct target</w:t>
            </w:r>
          </w:p>
        </w:tc>
        <w:tc>
          <w:tcPr>
            <w:tcW w:type="dxa" w:w="4513"/>
          </w:tcPr>
          <w:p>
            <w:r>
              <w:t>Negative control — must never occur</w:t>
            </w:r>
          </w:p>
        </w:tc>
      </w:tr>
      <w:tr>
        <w:tc>
          <w:tcPr>
            <w:tcW w:type="dxa" w:w="4513"/>
          </w:tcPr>
          <w:p>
            <w:r>
              <w:t>Transition #5 retains Other return to #48 and normal ControlLink to recreated circulatePump #57 / Step #58.</w:t>
            </w:r>
          </w:p>
        </w:tc>
        <w:tc>
          <w:tcPr>
            <w:tcW w:type="dxa" w:w="4513"/>
          </w:tcPr>
          <w:p>
            <w:r>
              <w:t>Do not remove, change or retarget the fixed Other return.</w:t>
            </w:r>
          </w:p>
        </w:tc>
      </w:tr>
      <w:tr>
        <w:tc>
          <w:tcPr>
            <w:tcW w:type="dxa" w:w="4513"/>
          </w:tcPr>
          <w:p>
            <w:r>
              <w:t>Existing first ParallelDivergent group is retained, now sourced by Step #58; targets are Branch A coolingOn #61 and Branch B coolingOff #63.</w:t>
            </w:r>
          </w:p>
        </w:tc>
        <w:tc>
          <w:tcPr>
            <w:tcW w:type="dxa" w:w="4513"/>
          </w:tcPr>
          <w:p>
            <w:r>
              <w:t>Do not replace the Fork with a branch-entry connector, add a third target or create an empty lane.</w:t>
            </w:r>
          </w:p>
        </w:tc>
      </w:tr>
      <w:tr>
        <w:tc>
          <w:tcPr>
            <w:tcW w:type="dxa" w:w="4513"/>
          </w:tcPr>
          <w:p>
            <w:r>
              <w:t>Branch A is coolingOn only; it remains a source to the existing first Join.</w:t>
            </w:r>
          </w:p>
        </w:tc>
        <w:tc>
          <w:tcPr>
            <w:tcW w:type="dxa" w:w="4513"/>
          </w:tcPr>
          <w:p>
            <w:r>
              <w:t>Do not leave circulatePump in Branch A or replace its position with DUMMY.</w:t>
            </w:r>
          </w:p>
        </w:tc>
      </w:tr>
      <w:tr>
        <w:tc>
          <w:tcPr>
            <w:tcW w:type="dxa" w:w="4513"/>
          </w:tcPr>
          <w:p>
            <w:r>
              <w:t>Branch B remains coolingOff → circulateMaxShear.</w:t>
            </w:r>
          </w:p>
        </w:tc>
        <w:tc>
          <w:tcPr>
            <w:tcW w:type="dxa" w:w="4513"/>
          </w:tcPr>
          <w:p>
            <w:r>
              <w:t>Do not swap Branch A/B contents: the original move-2b.xml did that and is rejected. Use move-2b-correct.xml only.</w:t>
            </w:r>
          </w:p>
        </w:tc>
      </w:tr>
      <w:tr>
        <w:tc>
          <w:tcPr>
            <w:tcW w:type="dxa" w:w="4513"/>
          </w:tcPr>
          <w:p>
            <w:r>
              <w:t>First Join remains coolingOn + circulateMaxShear → continuation #68 → subsequent Fork.</w:t>
            </w:r>
          </w:p>
        </w:tc>
        <w:tc>
          <w:tcPr>
            <w:tcW w:type="dxa" w:w="4513"/>
          </w:tcPr>
          <w:p>
            <w:r>
              <w:t>Do not create Branch entry #94, Empty branch lane #68, extra Join inputs or duplicate Fork/Join structure.</w:t>
            </w:r>
          </w:p>
        </w:tc>
      </w:tr>
    </w:tbl>
    <w:p>
      <w:r>
        <w:rPr>
          <w:b/>
          <w:sz w:val="30"/>
        </w:rPr>
        <w:t>18. Move2c — Branch A exits to post-Join / pre-subsequent-Fork</w:t>
      </w:r>
    </w:p>
    <w:p>
      <w:r>
        <w:t>Evidence pair: move-2.xml → move-2c.xml. Business move: circulatePump leaves Branch A and becomes the normal continuation immediately after the first Join, as well as the source of the existing subsequent Fork.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Native target observation</w:t>
            </w:r>
          </w:p>
        </w:tc>
        <w:tc>
          <w:tcPr>
            <w:tcW w:type="dxa" w:w="4513"/>
          </w:tcPr>
          <w:p>
            <w:r>
              <w:t>Required implication</w:t>
            </w:r>
          </w:p>
        </w:tc>
      </w:tr>
      <w:tr>
        <w:tc>
          <w:tcPr>
            <w:tcW w:type="dxa" w:w="4513"/>
          </w:tcPr>
          <w:p>
            <w:r>
              <w:t>First Fork Branch A becomes coolingOn only; Branch B remains coolingOff → circulateMaxShear.</w:t>
            </w:r>
          </w:p>
        </w:tc>
        <w:tc>
          <w:tcPr>
            <w:tcW w:type="dxa" w:w="4513"/>
          </w:tcPr>
          <w:p>
            <w:r>
              <w:t>Shorten source lane while retaining two-lane Fork/Join topology.</w:t>
            </w:r>
          </w:p>
        </w:tc>
      </w:tr>
      <w:tr>
        <w:tc>
          <w:tcPr>
            <w:tcW w:type="dxa" w:w="4513"/>
          </w:tcPr>
          <w:p>
            <w:r>
              <w:t>First Join targets recreated circulatePump #65 / Step #66.</w:t>
            </w:r>
          </w:p>
        </w:tc>
        <w:tc>
          <w:tcPr>
            <w:tcW w:type="dxa" w:w="4513"/>
          </w:tcPr>
          <w:p>
            <w:r>
              <w:t>Moved Phase becomes direct post-Join continuation; do not add an unproven DUMMY or second continuation node.</w:t>
            </w:r>
          </w:p>
        </w:tc>
      </w:tr>
      <w:tr>
        <w:tc>
          <w:tcPr>
            <w:tcW w:type="dxa" w:w="4513"/>
          </w:tcPr>
          <w:p>
            <w:r>
              <w:t>Subsequent ParallelDivergent Fork is sourced by Step #66.</w:t>
            </w:r>
          </w:p>
        </w:tc>
        <w:tc>
          <w:tcPr>
            <w:tcW w:type="dxa" w:w="4513"/>
          </w:tcPr>
          <w:p>
            <w:r>
              <w:t>A post-Join move can transfer a subsequent-Fork source position to the moved Phase; it remains main-path subsequent Fork, not nested lane.</w:t>
            </w:r>
          </w:p>
        </w:tc>
      </w:tr>
      <w:tr>
        <w:tc>
          <w:tcPr>
            <w:tcW w:type="dxa" w:w="4513"/>
          </w:tcPr>
          <w:p>
            <w:r>
              <w:t>Loop Other and true nested Fork survive.</w:t>
            </w:r>
          </w:p>
        </w:tc>
        <w:tc>
          <w:tcPr>
            <w:tcW w:type="dxa" w:w="4513"/>
          </w:tcPr>
          <w:p>
            <w:r>
              <w:t>First Join/subsequent-Fork edit must preserve remote fixed/nested structure.</w:t>
            </w:r>
          </w:p>
        </w:tc>
      </w:tr>
    </w:tbl>
    <w:p>
      <w:r>
        <w:rPr>
          <w:b/>
          <w:sz w:val="30"/>
        </w:rPr>
        <w:t>19. Move2d — post-Join Phase re-enters Branch A before first Join</w:t>
      </w:r>
    </w:p>
    <w:p>
      <w:r>
        <w:t>Evidence pair: move-2c.xml → move-2d.xml. Business move: post-Join circulatePump #65 returns to Branch A after coolingOn and immediately before the first Join.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Correct target</w:t>
            </w:r>
          </w:p>
        </w:tc>
        <w:tc>
          <w:tcPr>
            <w:tcW w:type="dxa" w:w="4513"/>
          </w:tcPr>
          <w:p>
            <w:r>
              <w:t>Required implication</w:t>
            </w:r>
          </w:p>
        </w:tc>
      </w:tr>
      <w:tr>
        <w:tc>
          <w:tcPr>
            <w:tcW w:type="dxa" w:w="4513"/>
          </w:tcPr>
          <w:p>
            <w:r>
              <w:t>Branch A becomes coolingOn #58 → circulatePump #61 → first Join.</w:t>
            </w:r>
          </w:p>
        </w:tc>
        <w:tc>
          <w:tcPr>
            <w:tcW w:type="dxa" w:w="4513"/>
          </w:tcPr>
          <w:p>
            <w:r>
              <w:t>Insert as final item in selected lane before existing grouped convergence.</w:t>
            </w:r>
          </w:p>
        </w:tc>
      </w:tr>
      <w:tr>
        <w:tc>
          <w:tcPr>
            <w:tcW w:type="dxa" w:w="4513"/>
          </w:tcPr>
          <w:p>
            <w:r>
              <w:t>Branch B stays coolingOff #63 → circulateMaxShear #66.</w:t>
            </w:r>
          </w:p>
        </w:tc>
        <w:tc>
          <w:tcPr>
            <w:tcW w:type="dxa" w:w="4513"/>
          </w:tcPr>
          <w:p>
            <w:r>
              <w:t>Sibling lane order/content/convergence membership is protected.</w:t>
            </w:r>
          </w:p>
        </w:tc>
      </w:tr>
      <w:tr>
        <w:tc>
          <w:tcPr>
            <w:tcW w:type="dxa" w:w="4513"/>
          </w:tcPr>
          <w:p>
            <w:r>
              <w:t>First Join again feeds continuation DUMMY #68, which sources subsequent Fork.</w:t>
            </w:r>
          </w:p>
        </w:tc>
        <w:tc>
          <w:tcPr>
            <w:tcW w:type="dxa" w:w="4513"/>
          </w:tcPr>
          <w:p>
            <w:r>
              <w:t>Restore Join-continuation/subsequent-Fork ownership; do not make a lane own the subsequent Fork.</w:t>
            </w:r>
          </w:p>
        </w:tc>
      </w:tr>
      <w:tr>
        <w:tc>
          <w:tcPr>
            <w:tcW w:type="dxa" w:w="4513"/>
          </w:tcPr>
          <w:p>
            <w:r>
              <w:t>Some trailing identity values can be reallocated.</w:t>
            </w:r>
          </w:p>
        </w:tc>
        <w:tc>
          <w:tcPr>
            <w:tcW w:type="dxa" w:w="4513"/>
          </w:tcPr>
          <w:p>
            <w:r>
              <w:t>Acceptance is topology and business payload, not preservation of incidental IDs outside protected structures.</w:t>
            </w:r>
          </w:p>
        </w:tc>
      </w:tr>
    </w:tbl>
    <w:p>
      <w:r>
        <w:rPr>
          <w:b/>
          <w:sz w:val="30"/>
        </w:rPr>
        <w:t>20. Cross-scenario graph invariants</w:t>
      </w:r>
    </w:p>
    <w:p>
      <w:r>
        <w:t>• Classify source and destination by native ProcedureLogic topology—not ID, label, menu item or fixture name.</w:t>
      </w:r>
    </w:p>
    <w:p>
      <w:r>
        <w:t>• Treat each ParallelDivergent/ParallelConvergent Link-ID group as one structural boundary; where affected, read and write the whole group.</w:t>
      </w:r>
    </w:p>
    <w:p>
      <w:r>
        <w:t>• Preserve business Phase/Transfer content and parameters. Reallocate structural RecipeElement/Step identities only when native evidence demonstrates it.</w:t>
      </w:r>
    </w:p>
    <w:p>
      <w:r>
        <w:t>• No Link may reference an absent Step/Transition; no orphan Step, RecipeElement, Transition or Link may remain.</w:t>
      </w:r>
    </w:p>
    <w:p>
      <w:r>
        <w:t>• Fixed loop Other links and return DUMMYs remain unchanged unless explicit AVEVA evidence says otherwise.</w:t>
      </w:r>
    </w:p>
    <w:p>
      <w:r>
        <w:t>• No Branch entry or Empty branch lane may be synthesised unless it existed in source XML or is explicitly shown by supplied native evidence.</w:t>
      </w:r>
    </w:p>
    <w:p>
      <w:r>
        <w:t>• A rejected move must show a precise reason and make no mutation; silent drops are unacceptable.</w:t>
      </w:r>
    </w:p>
    <w:p>
      <w:r>
        <w:rPr>
          <w:b/>
          <w:sz w:val="30"/>
        </w:rPr>
        <w:t>21. Operator acceptance sequence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Scenario</w:t>
            </w:r>
          </w:p>
        </w:tc>
        <w:tc>
          <w:tcPr>
            <w:tcW w:type="dxa" w:w="3009"/>
          </w:tcPr>
          <w:p>
            <w:r>
              <w:t>Open / action</w:t>
            </w:r>
          </w:p>
        </w:tc>
        <w:tc>
          <w:tcPr>
            <w:tcW w:type="dxa" w:w="3009"/>
          </w:tcPr>
          <w:p>
            <w:r>
              <w:t>Visible acceptance</w:t>
            </w:r>
          </w:p>
        </w:tc>
      </w:tr>
      <w:tr>
        <w:tc>
          <w:tcPr>
            <w:tcW w:type="dxa" w:w="3009"/>
          </w:tcPr>
          <w:p>
            <w:r>
              <w:t>Move2a</w:t>
            </w:r>
          </w:p>
        </w:tc>
        <w:tc>
          <w:tcPr>
            <w:tcW w:type="dxa" w:w="3009"/>
          </w:tcPr>
          <w:p>
            <w:r>
              <w:t>Open move-2.xml; move feedCipWater #52 from before Transition #5 to after it/before first Fork.</w:t>
            </w:r>
          </w:p>
        </w:tc>
        <w:tc>
          <w:tcPr>
            <w:tcW w:type="dxa" w:w="3009"/>
          </w:tcPr>
          <w:p>
            <w:r>
              <w:t>feedCipWater directly between #5 and Fork; loop return, two Fork lanes and downstream subsequent/nested region intact.</w:t>
            </w:r>
          </w:p>
        </w:tc>
      </w:tr>
      <w:tr>
        <w:tc>
          <w:tcPr>
            <w:tcW w:type="dxa" w:w="3009"/>
          </w:tcPr>
          <w:p>
            <w:r>
              <w:t>Move2b</w:t>
            </w:r>
          </w:p>
        </w:tc>
        <w:tc>
          <w:tcPr>
            <w:tcW w:type="dxa" w:w="3009"/>
          </w:tcPr>
          <w:p>
            <w:r>
              <w:t>Open move-2.xml; move Branch A circulatePump #61 to after Transition #5/before first Fork.</w:t>
            </w:r>
          </w:p>
        </w:tc>
        <w:tc>
          <w:tcPr>
            <w:tcW w:type="dxa" w:w="3009"/>
          </w:tcPr>
          <w:p>
            <w:r>
              <w:t>Transition #5 → circulatePump → Fork. Branch A coolingOn only; Branch B/Join unchanged; no Branch entry/Empty lane.</w:t>
            </w:r>
          </w:p>
        </w:tc>
      </w:tr>
      <w:tr>
        <w:tc>
          <w:tcPr>
            <w:tcW w:type="dxa" w:w="3009"/>
          </w:tcPr>
          <w:p>
            <w:r>
              <w:t>Move2c</w:t>
            </w:r>
          </w:p>
        </w:tc>
        <w:tc>
          <w:tcPr>
            <w:tcW w:type="dxa" w:w="3009"/>
          </w:tcPr>
          <w:p>
            <w:r>
              <w:t>Open move-2.xml; move Branch A circulatePump #61 to after first Join/before subsequent Fork.</w:t>
            </w:r>
          </w:p>
        </w:tc>
        <w:tc>
          <w:tcPr>
            <w:tcW w:type="dxa" w:w="3009"/>
          </w:tcPr>
          <w:p>
            <w:r>
              <w:t>First Join feeds circulatePump; circulatePump feeds existing subsequent Fork; first Fork and nested downstream structure intact.</w:t>
            </w:r>
          </w:p>
        </w:tc>
      </w:tr>
      <w:tr>
        <w:tc>
          <w:tcPr>
            <w:tcW w:type="dxa" w:w="3009"/>
          </w:tcPr>
          <w:p>
            <w:r>
              <w:t>Move2d</w:t>
            </w:r>
          </w:p>
        </w:tc>
        <w:tc>
          <w:tcPr>
            <w:tcW w:type="dxa" w:w="3009"/>
          </w:tcPr>
          <w:p>
            <w:r>
              <w:t>Open move-2c.xml; move post-Join circulatePump #65 into Branch A before first Join.</w:t>
            </w:r>
          </w:p>
        </w:tc>
        <w:tc>
          <w:tcPr>
            <w:tcW w:type="dxa" w:w="3009"/>
          </w:tcPr>
          <w:p>
            <w:r>
              <w:t>Branch A coolingOn → circulatePump; Branch B unchanged; first Join feeds continuation/subsequent Fork.</w:t>
            </w:r>
          </w:p>
        </w:tc>
      </w:tr>
    </w:tbl>
    <w:p>
      <w:r>
        <w:t>For every scenario, export/save the resulting XML and reopen it. The reopened topology is the acceptance result. The source/target Move2 XML files are engineering evidence only; they must never be substituted by runtime handlers.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sz w:val="18"/>
        <w:szCs w:val="18"/>
      </w:rPr>
      <w:t xml:space="preserve">Classification: INTERNAL USE ONLY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2026-09-01T14:26:37.401Z</dcterms:created>
  <dcterms:modified xsi:type="dcterms:W3CDTF">2026-09-01T14:26:37.404Z</dcterms:modified>
  <dc:title>AVEVA Offline Recipe Editor — Functional Design Review v0.6 Move2 Evidence</dc:title>
  <dc:subject>Controlled handover and Move2 fork movement evidence</dc:subject>
  <dc:description>Expanded Move2 scenarios for next implementation session.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