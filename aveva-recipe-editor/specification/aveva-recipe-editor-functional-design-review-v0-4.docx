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AVEVA Offline Recipe Editor — Functional Design Review</w:t>
      </w:r>
    </w:p>
    <w:p>
      <w:r>
        <w:t xml:space="preserve">Purpose: agree the functional rules before further implementation. This is a behaviour specification, not a statement that every rule is currently implemented. Where current editor behaviour conflicts with this document, this document is the proposed review baseline.</w:t>
      </w:r>
    </w:p>
    <w:p>
      <w:pPr>
        <w:pStyle w:val="Heading2"/>
      </w:pPr>
      <w:r>
        <w:rPr>
          <w:b/>
          <w:bCs/>
        </w:rPr>
        <w:t xml:space="preserve">1. Scope and success criteria</w:t>
      </w:r>
    </w:p>
    <w:p>
      <w:pPr>
        <w:ind w:left="360" w:hanging="180"/>
      </w:pPr>
      <w:r>
        <w:t xml:space="preserve">• The editor must load, edit, save, reopen and import AVEVA B2MML recipes without changing the meaning or topology of retained graph elements.</w:t>
      </w:r>
    </w:p>
    <w:p>
      <w:pPr>
        <w:ind w:left="360" w:hanging="180"/>
      </w:pPr>
      <w:r>
        <w:t xml:space="preserve">• All edits are graph edits. The display is derived from the graph; it must never become a second source of truth.</w:t>
      </w:r>
    </w:p>
    <w:p>
      <w:pPr>
        <w:ind w:left="360" w:hanging="180"/>
      </w:pPr>
      <w:r>
        <w:t xml:space="preserve">• An edit is accepted only when the in-memory graph has valid endpoints, the expected branch/transition boundaries remain identifiable, and the exported XML can be parsed back to the same canonical graph.</w:t>
      </w:r>
    </w:p>
    <w:p>
      <w:pPr>
        <w:pStyle w:val="Heading2"/>
      </w:pPr>
      <w:r>
        <w:rPr>
          <w:b/>
          <w:bCs/>
        </w:rPr>
        <w:t xml:space="preserve">2. Canonical graph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D9EAD3" w:val="clear"/>
            <w:tcMar>
              <w:top w:type="dxa" w:w="80"/>
              <w:left w:type="dxa" w:w="120"/>
              <w:bottom w:type="dxa" w:w="80"/>
              <w:right w:type="dxa" w:w="120"/>
            </w:tcMar>
          </w:tcPr>
          <w:p>
            <w:r>
              <w:t xml:space="preserve">Concept</w:t>
            </w:r>
          </w:p>
        </w:tc>
        <w:tc>
          <w:tcPr>
            <w:tcW w:type="dxa" w:w="4400"/>
            <w:shd w:fill="D9EAD3" w:val="clear"/>
            <w:tcMar>
              <w:top w:type="dxa" w:w="80"/>
              <w:left w:type="dxa" w:w="120"/>
              <w:bottom w:type="dxa" w:w="80"/>
              <w:right w:type="dxa" w:w="120"/>
            </w:tcMar>
          </w:tcPr>
          <w:p>
            <w:r>
              <w:t xml:space="preserve">Required representation and rule</w:t>
            </w:r>
          </w:p>
        </w:tc>
      </w:tr>
      <w:tr>
        <w:tc>
          <w:tcPr>
            <w:tcW w:type="dxa" w:w="4400"/>
            <w:tcMar>
              <w:top w:type="dxa" w:w="80"/>
              <w:left w:type="dxa" w:w="120"/>
              <w:bottom w:type="dxa" w:w="80"/>
              <w:right w:type="dxa" w:w="120"/>
            </w:tcMar>
          </w:tcPr>
          <w:p>
            <w:r>
              <w:t xml:space="preserve">Node / RecipeElement</w:t>
            </w:r>
          </w:p>
        </w:tc>
        <w:tc>
          <w:tcPr>
            <w:tcW w:type="dxa" w:w="4400"/>
            <w:tcMar>
              <w:top w:type="dxa" w:w="80"/>
              <w:left w:type="dxa" w:w="120"/>
              <w:bottom w:type="dxa" w:w="80"/>
              <w:right w:type="dxa" w:w="120"/>
            </w:tcMar>
          </w:tcPr>
          <w:p>
            <w:r>
              <w:t xml:space="preserve">Every visible Phase, native DUMMY, Begin and End has a stable RecipeElement ID from creation through export. A newly created node receives its RecipeElement ID immediately.</w:t>
            </w:r>
          </w:p>
        </w:tc>
      </w:tr>
      <w:tr>
        <w:tc>
          <w:tcPr>
            <w:tcW w:type="dxa" w:w="4400"/>
            <w:tcMar>
              <w:top w:type="dxa" w:w="80"/>
              <w:left w:type="dxa" w:w="120"/>
              <w:bottom w:type="dxa" w:w="80"/>
              <w:right w:type="dxa" w:w="120"/>
            </w:tcMar>
          </w:tcPr>
          <w:p>
            <w:r>
              <w:t xml:space="preserve">ProcedureLogic Step</w:t>
            </w:r>
          </w:p>
        </w:tc>
        <w:tc>
          <w:tcPr>
            <w:tcW w:type="dxa" w:w="4400"/>
            <w:tcMar>
              <w:top w:type="dxa" w:w="80"/>
              <w:left w:type="dxa" w:w="120"/>
              <w:bottom w:type="dxa" w:w="80"/>
              <w:right w:type="dxa" w:w="120"/>
            </w:tcMar>
          </w:tcPr>
          <w:p>
            <w:r>
              <w:t xml:space="preserve">Every Step endpoint has a stable Step ID. Links route by RecipeElement/Step identity, never by Phase name or Label.</w:t>
            </w:r>
          </w:p>
        </w:tc>
      </w:tr>
      <w:tr>
        <w:tc>
          <w:tcPr>
            <w:tcW w:type="dxa" w:w="4400"/>
            <w:tcMar>
              <w:top w:type="dxa" w:w="80"/>
              <w:left w:type="dxa" w:w="120"/>
              <w:bottom w:type="dxa" w:w="80"/>
              <w:right w:type="dxa" w:w="120"/>
            </w:tcMar>
          </w:tcPr>
          <w:p>
            <w:r>
              <w:t xml:space="preserve">Transition</w:t>
            </w:r>
          </w:p>
        </w:tc>
        <w:tc>
          <w:tcPr>
            <w:tcW w:type="dxa" w:w="4400"/>
            <w:tcMar>
              <w:top w:type="dxa" w:w="80"/>
              <w:left w:type="dxa" w:w="120"/>
              <w:bottom w:type="dxa" w:w="80"/>
              <w:right w:type="dxa" w:w="120"/>
            </w:tcMar>
          </w:tcPr>
          <w:p>
            <w:r>
              <w:t xml:space="preserve">A Transition is a graph node with a stable Transition ID. Its normal path and its Other loop-back leg are separate links.</w:t>
            </w:r>
          </w:p>
        </w:tc>
      </w:tr>
      <w:tr>
        <w:tc>
          <w:tcPr>
            <w:tcW w:type="dxa" w:w="4400"/>
            <w:tcMar>
              <w:top w:type="dxa" w:w="80"/>
              <w:left w:type="dxa" w:w="120"/>
              <w:bottom w:type="dxa" w:w="80"/>
              <w:right w:type="dxa" w:w="120"/>
            </w:tcMar>
          </w:tcPr>
          <w:p>
            <w:r>
              <w:t xml:space="preserve">Link</w:t>
            </w:r>
          </w:p>
        </w:tc>
        <w:tc>
          <w:tcPr>
            <w:tcW w:type="dxa" w:w="4400"/>
            <w:tcMar>
              <w:top w:type="dxa" w:w="80"/>
              <w:left w:type="dxa" w:w="120"/>
              <w:bottom w:type="dxa" w:w="80"/>
              <w:right w:type="dxa" w:w="120"/>
            </w:tcMar>
          </w:tcPr>
          <w:p>
            <w:r>
              <w:t xml:space="preserve">Every parsed AVEVA ProcedureLogic Link retains its AVEVA Link ID. Parallel/Serial link groups are defined by this ID, not merely by a shared target.</w:t>
            </w:r>
          </w:p>
        </w:tc>
      </w:tr>
      <w:tr>
        <w:tc>
          <w:tcPr>
            <w:tcW w:type="dxa" w:w="4400"/>
            <w:tcMar>
              <w:top w:type="dxa" w:w="80"/>
              <w:left w:type="dxa" w:w="120"/>
              <w:bottom w:type="dxa" w:w="80"/>
              <w:right w:type="dxa" w:w="120"/>
            </w:tcMar>
          </w:tcPr>
          <w:p>
            <w:r>
              <w:t xml:space="preserve">Native DUMMY</w:t>
            </w:r>
          </w:p>
        </w:tc>
        <w:tc>
          <w:tcPr>
            <w:tcW w:type="dxa" w:w="4400"/>
            <w:tcMar>
              <w:top w:type="dxa" w:w="80"/>
              <w:left w:type="dxa" w:w="120"/>
              <w:bottom w:type="dxa" w:w="80"/>
              <w:right w:type="dxa" w:w="120"/>
            </w:tcMar>
          </w:tcPr>
          <w:p>
            <w:r>
              <w:t xml:space="preserve">A native placeholder is RecipeElementType Other with OtherValue DUMMY. Runtime form: _dummy === true and phase_type === Dummy. A DUMMY is a real graph node, not missing data.</w:t>
            </w:r>
          </w:p>
        </w:tc>
      </w:tr>
      <w:tr>
        <w:tc>
          <w:tcPr>
            <w:tcW w:type="dxa" w:w="4400"/>
            <w:tcMar>
              <w:top w:type="dxa" w:w="80"/>
              <w:left w:type="dxa" w:w="120"/>
              <w:bottom w:type="dxa" w:w="80"/>
              <w:right w:type="dxa" w:w="120"/>
            </w:tcMar>
          </w:tcPr>
          <w:p>
            <w:r>
              <w:t xml:space="preserve">Branch region</w:t>
            </w:r>
          </w:p>
        </w:tc>
        <w:tc>
          <w:tcPr>
            <w:tcW w:type="dxa" w:w="4400"/>
            <w:tcMar>
              <w:top w:type="dxa" w:w="80"/>
              <w:left w:type="dxa" w:w="120"/>
              <w:bottom w:type="dxa" w:w="80"/>
              <w:right w:type="dxa" w:w="120"/>
            </w:tcMar>
          </w:tcPr>
          <w:p>
            <w:r>
              <w:t xml:space="preserve">A region has one divergent Link group, two or more lane entries, one convergent Link group, lane exit(s), and a continuation target. A subsequent region after a join is not a child lane.</w:t>
            </w:r>
          </w:p>
        </w:tc>
      </w:tr>
    </w:tbl>
    <w:p>
      <w:pPr>
        <w:pStyle w:val="Heading2"/>
      </w:pPr>
      <w:r>
        <w:rPr>
          <w:b/>
          <w:bCs/>
        </w:rPr>
        <w:t xml:space="preserve">3. Rendering rules</w:t>
      </w:r>
    </w:p>
    <w:p>
      <w:pPr>
        <w:ind w:left="360" w:hanging="180"/>
      </w:pPr>
      <w:r>
        <w:t xml:space="preserve">• Render exactly one view of each graph element. No linear fallback may also render nodes already owned by a rendered branch region.</w:t>
      </w:r>
    </w:p>
    <w:p>
      <w:pPr>
        <w:ind w:left="360" w:hanging="180"/>
      </w:pPr>
      <w:r>
        <w:t xml:space="preserve">• A fork reached after a prior region’s join continuation is a subsequent main-path fork. It is shown after the prior Join and labelled “Subsequent fork”, not “Nested fork”.</w:t>
      </w:r>
    </w:p>
    <w:p>
      <w:pPr>
        <w:ind w:left="360" w:hanging="180"/>
      </w:pPr>
      <w:r>
        <w:t xml:space="preserve">• A true nested fork is reached from within one lane before that lane reaches the parent region’s join. It is rendered inside that lane.</w:t>
      </w:r>
    </w:p>
    <w:p>
      <w:pPr>
        <w:ind w:left="360" w:hanging="180"/>
      </w:pPr>
      <w:r>
        <w:t xml:space="preserve">• A structural join-continuation DUMMY is hidden when it immediately feeds a subsequent fork. It remains in the graph and XML while that subsequent fork exists.</w:t>
      </w:r>
    </w:p>
    <w:p>
      <w:pPr>
        <w:ind w:left="360" w:hanging="180"/>
      </w:pPr>
      <w:r>
        <w:t xml:space="preserve">• A native DUMMY that is an actual empty branch lane is displayed as “Empty branch lane” and remains selectable. A retained loop target DUMMY is displayed as “Branch entry” with loop context.</w:t>
      </w:r>
    </w:p>
    <w:p>
      <w:pPr>
        <w:ind w:left="360" w:hanging="180"/>
      </w:pPr>
      <w:r>
        <w:t xml:space="preserve">• After a branch collapses to a linear path, a retained Begin → Transition → Step sequence must still display the Transition.</w:t>
      </w:r>
    </w:p>
    <w:p>
      <w:pPr>
        <w:pStyle w:val="Heading2"/>
      </w:pPr>
      <w:r>
        <w:rPr>
          <w:b/>
          <w:bCs/>
        </w:rPr>
        <w:t xml:space="preserve">4. Universal selection and actions</w:t>
      </w:r>
    </w:p>
    <w:p>
      <w:pPr>
        <w:ind w:left="360" w:hanging="180"/>
      </w:pPr>
      <w:r>
        <w:t xml:space="preserve">• Every selectable Phase, Transfer, Allocate/Release, native DUMMY, Transition, Join boundary and Branch heading exposes a consistent ⋮ action menu.</w:t>
      </w:r>
    </w:p>
    <w:p>
      <w:pPr>
        <w:ind w:left="360" w:hanging="180"/>
      </w:pPr>
      <w:r>
        <w:t xml:space="preserve">• Menus use “Insert [item] after this node / Join / Transition”; they do not use ambiguous “Add”.</w:t>
      </w:r>
    </w:p>
    <w:p>
      <w:pPr>
        <w:ind w:left="360" w:hanging="180"/>
      </w:pPr>
      <w:r>
        <w:t xml:space="preserve">• All selectable entities provide Delete. Delete means the operation described below; unsupported topology must be blocked with a precise graph reason, never silently flattened.</w:t>
      </w:r>
    </w:p>
    <w:p>
      <w:pPr>
        <w:ind w:left="360" w:hanging="180"/>
      </w:pPr>
      <w:r>
        <w:t xml:space="preserve">• Open menus and pickers are portalled above nested viewports and controls; nesting must not clip or hide a menu.</w:t>
      </w:r>
    </w:p>
    <w:p>
      <w:pPr>
        <w:pStyle w:val="Heading2"/>
      </w:pPr>
      <w:r>
        <w:rPr>
          <w:b/>
          <w:bCs/>
        </w:rPr>
        <w:t xml:space="preserve">5. Insertion rules</w:t>
      </w:r>
    </w:p>
    <w:p>
      <w:pPr>
        <w:ind w:left="360" w:hanging="180"/>
      </w:pPr>
      <w:r>
        <w:t xml:space="preserve">Selected populated node: insert a new node after it. Reconnect its outgoing route(s) through the new node. A populated node is never replaced in place.</w:t>
      </w:r>
    </w:p>
    <w:p>
      <w:pPr>
        <w:ind w:left="360" w:hanging="180"/>
      </w:pPr>
      <w:r>
        <w:t xml:space="preserve">Selected native DUMMY: replace it in place only when _dummy === true and phase_type === Dummy. Preserve its RecipeElement and Step identity.</w:t>
      </w:r>
    </w:p>
    <w:p>
      <w:pPr>
        <w:ind w:left="360" w:hanging="180"/>
      </w:pPr>
      <w:r>
        <w:t xml:space="preserve">Selected branch source: insertion occurs before its divergent links, retaining the fork after the inserted node.</w:t>
      </w:r>
    </w:p>
    <w:p>
      <w:pPr>
        <w:ind w:left="360" w:hanging="180"/>
      </w:pPr>
      <w:r>
        <w:t xml:space="preserve">Selected Join: create or use the native continuation position, then insert after that Join. A branch-after-join uses the continuation DUMMY as the next fork source.</w:t>
      </w:r>
    </w:p>
    <w:p>
      <w:pPr>
        <w:ind w:left="360" w:hanging="180"/>
      </w:pPr>
      <w:r>
        <w:t xml:space="preserve">Selected Transition: insert on its normal forward path only. Other loop-back legs remain untouched.</w:t>
      </w:r>
    </w:p>
    <w:p>
      <w:pPr>
        <w:ind w:left="360" w:hanging="180"/>
      </w:pPr>
      <w:r>
        <w:t xml:space="preserve">Every insertion validates and normalises all Step endpoints before render and before save.</w:t>
      </w:r>
    </w:p>
    <w:p>
      <w:pPr>
        <w:pStyle w:val="Heading2"/>
      </w:pPr>
      <w:r>
        <w:rPr>
          <w:b/>
          <w:bCs/>
        </w:rPr>
        <w:t xml:space="preserve">6. Deletion principles</w:t>
      </w:r>
    </w:p>
    <w:p>
      <w:pPr>
        <w:ind w:left="360" w:hanging="180"/>
      </w:pPr>
      <w:r>
        <w:t xml:space="preserve">• Deleting a node removes only the selected node unless the user explicitly chooses “Delete this branch”. A node being adjacent to a fork or join does not make it a branch deletion.</w:t>
      </w:r>
    </w:p>
    <w:p>
      <w:pPr>
        <w:ind w:left="360" w:hanging="180"/>
      </w:pPr>
      <w:r>
        <w:t xml:space="preserve">• Deletion is a boundary-bypass operation: connect the selected node’s predecessor boundary to its successor boundary while preserving all unaffected regions, transitions and sibling lanes.</w:t>
      </w:r>
    </w:p>
    <w:p>
      <w:pPr>
        <w:ind w:left="360" w:hanging="180"/>
      </w:pPr>
      <w:r>
        <w:t xml:space="preserve">• Do not infer graph ownership from screen position. Resolve the selected RecipeElement, its Link IDs, its adjacent branch-region boundaries and its predecessor/successor endpoints.</w:t>
      </w:r>
    </w:p>
    <w:p>
      <w:pPr>
        <w:ind w:left="360" w:hanging="180"/>
      </w:pPr>
      <w:r>
        <w:t xml:space="preserve">• If two native convergence groups share an endpoint after a bypass, retain them as separate Link-ID groups. They must remain separately renderable and separately exportable.</w:t>
      </w:r>
    </w:p>
    <w:p>
      <w:pPr>
        <w:pStyle w:val="Heading2"/>
      </w:pPr>
      <w:r>
        <w:rPr>
          <w:b/>
          <w:bCs/>
        </w:rPr>
        <w:t xml:space="preserve">7. Required delete behaviours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D9EAD3" w:val="clear"/>
            <w:tcMar>
              <w:top w:type="dxa" w:w="80"/>
              <w:left w:type="dxa" w:w="120"/>
              <w:bottom w:type="dxa" w:w="80"/>
              <w:right w:type="dxa" w:w="120"/>
            </w:tcMar>
          </w:tcPr>
          <w:p>
            <w:r>
              <w:t xml:space="preserve">User action</w:t>
            </w:r>
          </w:p>
        </w:tc>
        <w:tc>
          <w:tcPr>
            <w:tcW w:type="dxa" w:w="4400"/>
            <w:shd w:fill="D9EAD3" w:val="clear"/>
            <w:tcMar>
              <w:top w:type="dxa" w:w="80"/>
              <w:left w:type="dxa" w:w="120"/>
              <w:bottom w:type="dxa" w:w="80"/>
              <w:right w:type="dxa" w:w="120"/>
            </w:tcMar>
          </w:tcPr>
          <w:p>
            <w:r>
              <w:t xml:space="preserve">Expected graph outcome</w:t>
            </w:r>
          </w:p>
        </w:tc>
      </w:tr>
      <w:tr>
        <w:tc>
          <w:tcPr>
            <w:tcW w:type="dxa" w:w="4400"/>
            <w:tcMar>
              <w:top w:type="dxa" w:w="80"/>
              <w:left w:type="dxa" w:w="120"/>
              <w:bottom w:type="dxa" w:w="80"/>
              <w:right w:type="dxa" w:w="120"/>
            </w:tcMar>
          </w:tcPr>
          <w:p>
            <w:r>
              <w:t xml:space="preserve">Ordinary linear Phase</w:t>
            </w:r>
          </w:p>
        </w:tc>
        <w:tc>
          <w:tcPr>
            <w:tcW w:type="dxa" w:w="4400"/>
            <w:tcMar>
              <w:top w:type="dxa" w:w="80"/>
              <w:left w:type="dxa" w:w="120"/>
              <w:bottom w:type="dxa" w:w="80"/>
              <w:right w:type="dxa" w:w="120"/>
            </w:tcMar>
          </w:tcPr>
          <w:p>
            <w:r>
              <w:t xml:space="preserve">Remove the selected Phase. Replace predecessor → selected → successor with predecessor → successor.</w:t>
            </w:r>
          </w:p>
        </w:tc>
      </w:tr>
      <w:tr>
        <w:tc>
          <w:tcPr>
            <w:tcW w:type="dxa" w:w="4400"/>
            <w:tcMar>
              <w:top w:type="dxa" w:w="80"/>
              <w:left w:type="dxa" w:w="120"/>
              <w:bottom w:type="dxa" w:w="80"/>
              <w:right w:type="dxa" w:w="120"/>
            </w:tcMar>
          </w:tcPr>
          <w:p>
            <w:r>
              <w:t xml:space="preserve">Only Phase in a branch lane (Simple8 → Simple9)</w:t>
            </w:r>
          </w:p>
        </w:tc>
        <w:tc>
          <w:tcPr>
            <w:tcW w:type="dxa" w:w="4400"/>
            <w:tcMar>
              <w:top w:type="dxa" w:w="80"/>
              <w:left w:type="dxa" w:w="120"/>
              <w:bottom w:type="dxa" w:w="80"/>
              <w:right w:type="dxa" w:w="120"/>
            </w:tcMar>
          </w:tcPr>
          <w:p>
            <w:r>
              <w:t xml:space="preserve">Keep the lane, divergent and convergent links, Step ID and RecipeElement ID. Replace the Phase payload with native DUMMY. The lane remains visibly empty and selectable.</w:t>
            </w:r>
          </w:p>
        </w:tc>
      </w:tr>
      <w:tr>
        <w:tc>
          <w:tcPr>
            <w:tcW w:type="dxa" w:w="4400"/>
            <w:tcMar>
              <w:top w:type="dxa" w:w="80"/>
              <w:left w:type="dxa" w:w="120"/>
              <w:bottom w:type="dxa" w:w="80"/>
              <w:right w:type="dxa" w:w="120"/>
            </w:tcMar>
          </w:tcPr>
          <w:p>
            <w:r>
              <w:t xml:space="preserve">One item in a multi-item lane</w:t>
            </w:r>
          </w:p>
        </w:tc>
        <w:tc>
          <w:tcPr>
            <w:tcW w:type="dxa" w:w="4400"/>
            <w:tcMar>
              <w:top w:type="dxa" w:w="80"/>
              <w:left w:type="dxa" w:w="120"/>
              <w:bottom w:type="dxa" w:w="80"/>
              <w:right w:type="dxa" w:w="120"/>
            </w:tcMar>
          </w:tcPr>
          <w:p>
            <w:r>
              <w:t xml:space="preserve">Bypass only that item. The lane and its remaining items stay in place.</w:t>
            </w:r>
          </w:p>
        </w:tc>
      </w:tr>
      <w:tr>
        <w:tc>
          <w:tcPr>
            <w:tcW w:type="dxa" w:w="4400"/>
            <w:tcMar>
              <w:top w:type="dxa" w:w="80"/>
              <w:left w:type="dxa" w:w="120"/>
              <w:bottom w:type="dxa" w:w="80"/>
              <w:right w:type="dxa" w:w="120"/>
            </w:tcMar>
          </w:tcPr>
          <w:p>
            <w:r>
              <w:t xml:space="preserve">Delete this branch — N lanes, N &gt; 2</w:t>
            </w:r>
          </w:p>
        </w:tc>
        <w:tc>
          <w:tcPr>
            <w:tcW w:type="dxa" w:w="4400"/>
            <w:tcMar>
              <w:top w:type="dxa" w:w="80"/>
              <w:left w:type="dxa" w:w="120"/>
              <w:bottom w:type="dxa" w:w="80"/>
              <w:right w:type="dxa" w:w="120"/>
            </w:tcMar>
          </w:tcPr>
          <w:p>
            <w:r>
              <w:t xml:space="preserve">Remove selected lane and all nodes/regions reachable exclusively within it. Retain all other lanes and the same fork/join Link groups with N−1 entries.</w:t>
            </w:r>
          </w:p>
        </w:tc>
      </w:tr>
      <w:tr>
        <w:tc>
          <w:tcPr>
            <w:tcW w:type="dxa" w:w="4400"/>
            <w:tcMar>
              <w:top w:type="dxa" w:w="80"/>
              <w:left w:type="dxa" w:w="120"/>
              <w:bottom w:type="dxa" w:w="80"/>
              <w:right w:type="dxa" w:w="120"/>
            </w:tcMar>
          </w:tcPr>
          <w:p>
            <w:r>
              <w:t xml:space="preserve">Delete this branch — two lanes, populated survivor</w:t>
            </w:r>
          </w:p>
        </w:tc>
        <w:tc>
          <w:tcPr>
            <w:tcW w:type="dxa" w:w="4400"/>
            <w:tcMar>
              <w:top w:type="dxa" w:w="80"/>
              <w:left w:type="dxa" w:w="120"/>
              <w:bottom w:type="dxa" w:w="80"/>
              <w:right w:type="dxa" w:w="120"/>
            </w:tcMar>
          </w:tcPr>
          <w:p>
            <w:r>
              <w:t xml:space="preserve">Remove fork/join links for that region and promote the survivor to the main path. Preserve predecessor and successor boundaries.</w:t>
            </w:r>
          </w:p>
        </w:tc>
      </w:tr>
      <w:tr>
        <w:tc>
          <w:tcPr>
            <w:tcW w:type="dxa" w:w="4400"/>
            <w:tcMar>
              <w:top w:type="dxa" w:w="80"/>
              <w:left w:type="dxa" w:w="120"/>
              <w:bottom w:type="dxa" w:w="80"/>
              <w:right w:type="dxa" w:w="120"/>
            </w:tcMar>
          </w:tcPr>
          <w:p>
            <w:r>
              <w:t xml:space="preserve">Delete this branch — two lanes, native DUMMY survivor</w:t>
            </w:r>
          </w:p>
        </w:tc>
        <w:tc>
          <w:tcPr>
            <w:tcW w:type="dxa" w:w="4400"/>
            <w:tcMar>
              <w:top w:type="dxa" w:w="80"/>
              <w:left w:type="dxa" w:w="120"/>
              <w:bottom w:type="dxa" w:w="80"/>
              <w:right w:type="dxa" w:w="120"/>
            </w:tcMar>
          </w:tcPr>
          <w:p>
            <w:r>
              <w:t xml:space="preserve">Remove the complete region rather than promote an empty path. Retain or remove a join-continuation DUMMY according to whether a subsequent fork still depends on it.</w:t>
            </w:r>
          </w:p>
        </w:tc>
      </w:tr>
      <w:tr>
        <w:tc>
          <w:tcPr>
            <w:tcW w:type="dxa" w:w="4400"/>
            <w:tcMar>
              <w:top w:type="dxa" w:w="80"/>
              <w:left w:type="dxa" w:w="120"/>
              <w:bottom w:type="dxa" w:w="80"/>
              <w:right w:type="dxa" w:w="120"/>
            </w:tcMar>
          </w:tcPr>
          <w:p>
            <w:r>
              <w:t xml:space="preserve">Delete a subsequent fork lane</w:t>
            </w:r>
          </w:p>
        </w:tc>
        <w:tc>
          <w:tcPr>
            <w:tcW w:type="dxa" w:w="4400"/>
            <w:tcMar>
              <w:top w:type="dxa" w:w="80"/>
              <w:left w:type="dxa" w:w="120"/>
              <w:bottom w:type="dxa" w:w="80"/>
              <w:right w:type="dxa" w:w="120"/>
            </w:tcMar>
          </w:tcPr>
          <w:p>
            <w:r>
              <w:t xml:space="preserve">Act only on that subsequent region. The preceding fork, its lanes and its Transition remain intact. If a populated lane survives, promote it to the preceding main path and remove the no-longer-needed continuation connector.</w:t>
            </w:r>
          </w:p>
        </w:tc>
      </w:tr>
      <w:tr>
        <w:tc>
          <w:tcPr>
            <w:tcW w:type="dxa" w:w="4400"/>
            <w:tcMar>
              <w:top w:type="dxa" w:w="80"/>
              <w:left w:type="dxa" w:w="120"/>
              <w:bottom w:type="dxa" w:w="80"/>
              <w:right w:type="dxa" w:w="120"/>
            </w:tcMar>
          </w:tcPr>
          <w:p>
            <w:r>
              <w:t xml:space="preserve">Delete node immediately before a nested fork</w:t>
            </w:r>
          </w:p>
        </w:tc>
        <w:tc>
          <w:tcPr>
            <w:tcW w:type="dxa" w:w="4400"/>
            <w:tcMar>
              <w:top w:type="dxa" w:w="80"/>
              <w:left w:type="dxa" w:w="120"/>
              <w:bottom w:type="dxa" w:w="80"/>
              <w:right w:type="dxa" w:w="120"/>
            </w:tcMar>
          </w:tcPr>
          <w:p>
            <w:r>
              <w:t xml:space="preserve">Retain nested fork and all its lanes. Connect predecessor directly to the nested fork source.</w:t>
            </w:r>
          </w:p>
        </w:tc>
      </w:tr>
      <w:tr>
        <w:tc>
          <w:tcPr>
            <w:tcW w:type="dxa" w:w="4400"/>
            <w:tcMar>
              <w:top w:type="dxa" w:w="80"/>
              <w:left w:type="dxa" w:w="120"/>
              <w:bottom w:type="dxa" w:w="80"/>
              <w:right w:type="dxa" w:w="120"/>
            </w:tcMar>
          </w:tcPr>
          <w:p>
            <w:r>
              <w:t xml:space="preserve">Delete node immediately after a nested join</w:t>
            </w:r>
          </w:p>
        </w:tc>
        <w:tc>
          <w:tcPr>
            <w:tcW w:type="dxa" w:w="4400"/>
            <w:tcMar>
              <w:top w:type="dxa" w:w="80"/>
              <w:left w:type="dxa" w:w="120"/>
              <w:bottom w:type="dxa" w:w="80"/>
              <w:right w:type="dxa" w:w="120"/>
            </w:tcMar>
          </w:tcPr>
          <w:p>
            <w:r>
              <w:t xml:space="preserve">Retain nested fork and all its lanes. Connect the nested convergence to the selected node’s successor boundary, without losing the enclosing fork or its sibling lane.</w:t>
            </w:r>
          </w:p>
        </w:tc>
      </w:tr>
      <w:tr>
        <w:tc>
          <w:tcPr>
            <w:tcW w:type="dxa" w:w="4400"/>
            <w:tcMar>
              <w:top w:type="dxa" w:w="80"/>
              <w:left w:type="dxa" w:w="120"/>
              <w:bottom w:type="dxa" w:w="80"/>
              <w:right w:type="dxa" w:w="120"/>
            </w:tcMar>
          </w:tcPr>
          <w:p>
            <w:r>
              <w:t xml:space="preserve">Delete this branch in a nested lane</w:t>
            </w:r>
          </w:p>
        </w:tc>
        <w:tc>
          <w:tcPr>
            <w:tcW w:type="dxa" w:w="4400"/>
            <w:tcMar>
              <w:top w:type="dxa" w:w="80"/>
              <w:left w:type="dxa" w:w="120"/>
              <w:bottom w:type="dxa" w:w="80"/>
              <w:right w:type="dxa" w:w="120"/>
            </w:tcMar>
          </w:tcPr>
          <w:p>
            <w:r>
              <w:t xml:space="preserve">Remove only the selected nested lane/subtree. Preserve enclosing sibling lanes and resolve the nested join.</w:t>
            </w:r>
          </w:p>
        </w:tc>
      </w:tr>
      <w:tr>
        <w:tc>
          <w:tcPr>
            <w:tcW w:type="dxa" w:w="4400"/>
            <w:tcMar>
              <w:top w:type="dxa" w:w="80"/>
              <w:left w:type="dxa" w:w="120"/>
              <w:bottom w:type="dxa" w:w="80"/>
              <w:right w:type="dxa" w:w="120"/>
            </w:tcMar>
          </w:tcPr>
          <w:p>
            <w:r>
              <w:t xml:space="preserve">Delete Unit Procedure</w:t>
            </w:r>
          </w:p>
        </w:tc>
        <w:tc>
          <w:tcPr>
            <w:tcW w:type="dxa" w:w="4400"/>
            <w:tcMar>
              <w:top w:type="dxa" w:w="80"/>
              <w:left w:type="dxa" w:w="120"/>
              <w:bottom w:type="dxa" w:w="80"/>
              <w:right w:type="dxa" w:w="120"/>
            </w:tcMar>
          </w:tcPr>
          <w:p>
            <w:r>
              <w:t xml:space="preserve">Remove Unit Procedure and contained operations; reconnect recipe-level predecessor to successor/End.</w:t>
            </w:r>
          </w:p>
        </w:tc>
      </w:tr>
      <w:tr>
        <w:tc>
          <w:tcPr>
            <w:tcW w:type="dxa" w:w="4400"/>
            <w:tcMar>
              <w:top w:type="dxa" w:w="80"/>
              <w:left w:type="dxa" w:w="120"/>
              <w:bottom w:type="dxa" w:w="80"/>
              <w:right w:type="dxa" w:w="120"/>
            </w:tcMar>
          </w:tcPr>
          <w:p>
            <w:r>
              <w:t xml:space="preserve">Delete Operation</w:t>
            </w:r>
          </w:p>
        </w:tc>
        <w:tc>
          <w:tcPr>
            <w:tcW w:type="dxa" w:w="4400"/>
            <w:tcMar>
              <w:top w:type="dxa" w:w="80"/>
              <w:left w:type="dxa" w:w="120"/>
              <w:bottom w:type="dxa" w:w="80"/>
              <w:right w:type="dxa" w:w="120"/>
            </w:tcMar>
          </w:tcPr>
          <w:p>
            <w:r>
              <w:t xml:space="preserve">Remove Operation and its graph; reconnect Unit Procedure predecessor to successor/End.</w:t>
            </w:r>
          </w:p>
        </w:tc>
      </w:tr>
      <w:tr>
        <w:tc>
          <w:tcPr>
            <w:tcW w:type="dxa" w:w="4400"/>
            <w:tcMar>
              <w:top w:type="dxa" w:w="80"/>
              <w:left w:type="dxa" w:w="120"/>
              <w:bottom w:type="dxa" w:w="80"/>
              <w:right w:type="dxa" w:w="120"/>
            </w:tcMar>
          </w:tcPr>
          <w:p>
            <w:r>
              <w:t xml:space="preserve">Delete Transition</w:t>
            </w:r>
          </w:p>
        </w:tc>
        <w:tc>
          <w:tcPr>
            <w:tcW w:type="dxa" w:w="4400"/>
            <w:tcMar>
              <w:top w:type="dxa" w:w="80"/>
              <w:left w:type="dxa" w:w="120"/>
              <w:bottom w:type="dxa" w:w="80"/>
              <w:right w:type="dxa" w:w="120"/>
            </w:tcMar>
          </w:tcPr>
          <w:p>
            <w:r>
              <w:t xml:space="preserve">Remove only when its normal and Other paths can be resolved according to an agreed transition rule. Otherwise block it; never discard a loop-back leg.</w:t>
            </w:r>
          </w:p>
        </w:tc>
      </w:tr>
    </w:tbl>
    <w:p>
      <w:pPr>
        <w:pStyle w:val="Heading2"/>
      </w:pPr>
      <w:r>
        <w:rPr>
          <w:b/>
          <w:bCs/>
        </w:rPr>
        <w:t xml:space="preserve">8. Join-continuation DUMMY lifecycle</w:t>
      </w:r>
    </w:p>
    <w:p>
      <w:pPr>
        <w:ind w:left="360" w:hanging="180"/>
      </w:pPr>
      <w:r>
        <w:t xml:space="preserve">• A join-continuation DUMMY is retained while it is the source of a subsequent fork. It may be hidden in the display but must survive save/reload.</w:t>
      </w:r>
    </w:p>
    <w:p>
      <w:pPr>
        <w:ind w:left="360" w:hanging="180"/>
      </w:pPr>
      <w:r>
        <w:t xml:space="preserve">• When that subsequent fork is deleted and a populated survivor is promoted to the main path, retarget the preceding join to the survivor and remove the continuation DUMMY.</w:t>
      </w:r>
    </w:p>
    <w:p>
      <w:pPr>
        <w:ind w:left="360" w:hanging="180"/>
      </w:pPr>
      <w:r>
        <w:t xml:space="preserve">• When the preceding region is deleted but the subsequent fork remains, preserve the continuation DUMMY and reconnect the predecessor to it.</w:t>
      </w:r>
    </w:p>
    <w:p>
      <w:pPr>
        <w:pStyle w:val="Heading2"/>
      </w:pPr>
      <w:r>
        <w:rPr>
          <w:b/>
          <w:bCs/>
        </w:rPr>
        <w:t xml:space="preserve">9. Save, export and round-trip rules</w:t>
      </w:r>
    </w:p>
    <w:p>
      <w:pPr>
        <w:ind w:left="360" w:hanging="180"/>
      </w:pPr>
      <w:r>
        <w:t xml:space="preserve">• The in-memory canonical graph is the authoritative edit model. Raw XML is retained only for payload fidelity, not as a competing graph source.</w:t>
      </w:r>
    </w:p>
    <w:p>
      <w:pPr>
        <w:ind w:left="360" w:hanging="180"/>
      </w:pPr>
      <w:r>
        <w:t xml:space="preserve">• On structural save, serialise ProcedureLogic from canonical nodes, Steps and Link-ID groups. Preserve retained IDs; allocate new IDs once and retain them.</w:t>
      </w:r>
    </w:p>
    <w:p>
      <w:pPr>
        <w:ind w:left="360" w:hanging="180"/>
      </w:pPr>
      <w:r>
        <w:t xml:space="preserve">• A Phase converted to DUMMY must export as Other/DUMMY at the same RecipeElement ID; the original Phase XML must not be cloned back.</w:t>
      </w:r>
    </w:p>
    <w:p>
      <w:pPr>
        <w:ind w:left="360" w:hanging="180"/>
      </w:pPr>
      <w:r>
        <w:t xml:space="preserve">• After export, reparse the XML and compare canonical nodes, transitions, Link-ID groups and endpoints. A mismatch blocks release.</w:t>
      </w:r>
    </w:p>
    <w:p>
      <w:pPr>
        <w:pStyle w:val="Heading2"/>
      </w:pPr>
      <w:r>
        <w:rPr>
          <w:b/>
          <w:bCs/>
        </w:rPr>
        <w:t xml:space="preserve">10. Fixture acceptance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D9EAD3" w:val="clear"/>
            <w:tcMar>
              <w:top w:type="dxa" w:w="80"/>
              <w:left w:type="dxa" w:w="120"/>
              <w:bottom w:type="dxa" w:w="80"/>
              <w:right w:type="dxa" w:w="120"/>
            </w:tcMar>
          </w:tcPr>
          <w:p>
            <w:r>
              <w:t xml:space="preserve">Fixtures</w:t>
            </w:r>
          </w:p>
        </w:tc>
        <w:tc>
          <w:tcPr>
            <w:tcW w:type="dxa" w:w="4400"/>
            <w:shd w:fill="D9EAD3" w:val="clear"/>
            <w:tcMar>
              <w:top w:type="dxa" w:w="80"/>
              <w:left w:type="dxa" w:w="120"/>
              <w:bottom w:type="dxa" w:w="80"/>
              <w:right w:type="dxa" w:w="120"/>
            </w:tcMar>
          </w:tcPr>
          <w:p>
            <w:r>
              <w:t xml:space="preserve">Required acceptance</w:t>
            </w:r>
          </w:p>
        </w:tc>
      </w:tr>
      <w:tr>
        <w:tc>
          <w:tcPr>
            <w:tcW w:type="dxa" w:w="4400"/>
            <w:tcMar>
              <w:top w:type="dxa" w:w="80"/>
              <w:left w:type="dxa" w:w="120"/>
              <w:bottom w:type="dxa" w:w="80"/>
              <w:right w:type="dxa" w:w="120"/>
            </w:tcMar>
          </w:tcPr>
          <w:p>
            <w:r>
              <w:t xml:space="preserve">simple.xml – simple8.xml</w:t>
            </w:r>
          </w:p>
        </w:tc>
        <w:tc>
          <w:tcPr>
            <w:tcW w:type="dxa" w:w="4400"/>
            <w:tcMar>
              <w:top w:type="dxa" w:w="80"/>
              <w:left w:type="dxa" w:w="120"/>
              <w:bottom w:type="dxa" w:w="80"/>
              <w:right w:type="dxa" w:w="120"/>
            </w:tcMar>
          </w:tcPr>
          <w:p>
            <w:r>
              <w:t xml:space="preserve">Linear progression, initial branches, nested branches, loops, join continuation and subsequent forks render/inserts correctly.</w:t>
            </w:r>
          </w:p>
        </w:tc>
      </w:tr>
      <w:tr>
        <w:tc>
          <w:tcPr>
            <w:tcW w:type="dxa" w:w="4400"/>
            <w:tcMar>
              <w:top w:type="dxa" w:w="80"/>
              <w:left w:type="dxa" w:w="120"/>
              <w:bottom w:type="dxa" w:w="80"/>
              <w:right w:type="dxa" w:w="120"/>
            </w:tcMar>
          </w:tcPr>
          <w:p>
            <w:r>
              <w:t xml:space="preserve">simple8 → simple9</w:t>
            </w:r>
          </w:p>
        </w:tc>
        <w:tc>
          <w:tcPr>
            <w:tcW w:type="dxa" w:w="4400"/>
            <w:tcMar>
              <w:top w:type="dxa" w:w="80"/>
              <w:left w:type="dxa" w:w="120"/>
              <w:bottom w:type="dxa" w:w="80"/>
              <w:right w:type="dxa" w:w="120"/>
            </w:tcMar>
          </w:tcPr>
          <w:p>
            <w:r>
              <w:t xml:space="preserve">Deleting sole lane Phase #80 gives native DUMMY lane; save/reload preserves DUMMY.</w:t>
            </w:r>
          </w:p>
        </w:tc>
      </w:tr>
      <w:tr>
        <w:tc>
          <w:tcPr>
            <w:tcW w:type="dxa" w:w="4400"/>
            <w:tcMar>
              <w:top w:type="dxa" w:w="80"/>
              <w:left w:type="dxa" w:w="120"/>
              <w:bottom w:type="dxa" w:w="80"/>
              <w:right w:type="dxa" w:w="120"/>
            </w:tcMar>
          </w:tcPr>
          <w:p>
            <w:r>
              <w:t xml:space="preserve">simple9 → simple10</w:t>
            </w:r>
          </w:p>
        </w:tc>
        <w:tc>
          <w:tcPr>
            <w:tcW w:type="dxa" w:w="4400"/>
            <w:tcMar>
              <w:top w:type="dxa" w:w="80"/>
              <w:left w:type="dxa" w:w="120"/>
              <w:bottom w:type="dxa" w:w="80"/>
              <w:right w:type="dxa" w:w="120"/>
            </w:tcMar>
          </w:tcPr>
          <w:p>
            <w:r>
              <w:t xml:space="preserve">Deleting second branch region removes continuation and both lanes when appropriate; preceding Transition-led branch remains rendered as a branch.</w:t>
            </w:r>
          </w:p>
        </w:tc>
      </w:tr>
      <w:tr>
        <w:tc>
          <w:tcPr>
            <w:tcW w:type="dxa" w:w="4400"/>
            <w:tcMar>
              <w:top w:type="dxa" w:w="80"/>
              <w:left w:type="dxa" w:w="120"/>
              <w:bottom w:type="dxa" w:w="80"/>
              <w:right w:type="dxa" w:w="120"/>
            </w:tcMar>
          </w:tcPr>
          <w:p>
            <w:r>
              <w:t xml:space="preserve">simple10 → simple11 / simple11b</w:t>
            </w:r>
          </w:p>
        </w:tc>
        <w:tc>
          <w:tcPr>
            <w:tcW w:type="dxa" w:w="4400"/>
            <w:tcMar>
              <w:top w:type="dxa" w:w="80"/>
              <w:left w:type="dxa" w:w="120"/>
              <w:bottom w:type="dxa" w:w="80"/>
              <w:right w:type="dxa" w:w="120"/>
            </w:tcMar>
          </w:tcPr>
          <w:p>
            <w:r>
              <w:t xml:space="preserve">Branch lane deletion removes selected lane/subtree and retains sibling lanes.</w:t>
            </w:r>
          </w:p>
        </w:tc>
      </w:tr>
      <w:tr>
        <w:tc>
          <w:tcPr>
            <w:tcW w:type="dxa" w:w="4400"/>
            <w:tcMar>
              <w:top w:type="dxa" w:w="80"/>
              <w:left w:type="dxa" w:w="120"/>
              <w:bottom w:type="dxa" w:w="80"/>
              <w:right w:type="dxa" w:w="120"/>
            </w:tcMar>
          </w:tcPr>
          <w:p>
            <w:r>
              <w:t xml:space="preserve">simple11 → simple12 → simple13</w:t>
            </w:r>
          </w:p>
        </w:tc>
        <w:tc>
          <w:tcPr>
            <w:tcW w:type="dxa" w:w="4400"/>
            <w:tcMar>
              <w:top w:type="dxa" w:w="80"/>
              <w:left w:type="dxa" w:w="120"/>
              <w:bottom w:type="dxa" w:w="80"/>
              <w:right w:type="dxa" w:w="120"/>
            </w:tcMar>
          </w:tcPr>
          <w:p>
            <w:r>
              <w:t xml:space="preserve">Nested lane deletion and ordinary Phase deletion must preserve both outer and nested branch boundaries. Direct deletion of a post-nested node must follow the agreed boundary-bypass rule.</w:t>
            </w:r>
          </w:p>
        </w:tc>
      </w:tr>
      <w:tr>
        <w:tc>
          <w:tcPr>
            <w:tcW w:type="dxa" w:w="4400"/>
            <w:tcMar>
              <w:top w:type="dxa" w:w="80"/>
              <w:left w:type="dxa" w:w="120"/>
              <w:bottom w:type="dxa" w:w="80"/>
              <w:right w:type="dxa" w:w="120"/>
            </w:tcMar>
          </w:tcPr>
          <w:p>
            <w:r>
              <w:t xml:space="preserve">All fixtures</w:t>
            </w:r>
          </w:p>
        </w:tc>
        <w:tc>
          <w:tcPr>
            <w:tcW w:type="dxa" w:w="4400"/>
            <w:tcMar>
              <w:top w:type="dxa" w:w="80"/>
              <w:left w:type="dxa" w:w="120"/>
              <w:bottom w:type="dxa" w:w="80"/>
              <w:right w:type="dxa" w:w="120"/>
            </w:tcMar>
          </w:tcPr>
          <w:p>
            <w:r>
              <w:t xml:space="preserve">Load → edit → save → reload preserves canonical topology and AVEVA-valid B2MML.</w:t>
            </w:r>
          </w:p>
        </w:tc>
      </w:tr>
    </w:tbl>
    <w:p>
      <w:pPr>
        <w:pStyle w:val="Heading2"/>
      </w:pPr>
      <w:r>
        <w:rPr>
          <w:b/>
          <w:bCs/>
        </w:rPr>
        <w:t xml:space="preserve">11. Current status requiring explicit review</w:t>
      </w:r>
    </w:p>
    <w:p>
      <w:pPr>
        <w:ind w:left="360" w:hanging="180"/>
      </w:pPr>
      <w:r>
        <w:t xml:space="preserve">• Confirmed concept: subsequent fork versus nested fork distinction, native DUMMY replacement, branch-lane deletion, and join-continuation lifecycle.</w:t>
      </w:r>
    </w:p>
    <w:p>
      <w:pPr>
        <w:ind w:left="360" w:hanging="180"/>
      </w:pPr>
      <w:r>
        <w:t xml:space="preserve">• Not yet accepted: direct deletion of #41 / a Phase immediately after a nested join. The required behaviour is single-node boundary bypass while retaining both nested and outer Link-ID groups and all later delete actions. No further implementation should proceed until this behaviour is agreed against an AVEVA-created reference example.</w:t>
      </w:r>
    </w:p>
    <w:p>
      <w:pPr>
        <w:ind w:left="360" w:hanging="180"/>
      </w:pPr>
      <w:r>
        <w:t xml:space="preserve">• Recommended next test: create the direct #41 deletion manually in AVEVA, export it, and supply that XML. It will define the exact native ProcedureLogic Link IDs and endpoint arrangement required for the editor.</w:t>
      </w:r>
    </w:p>
    <w:p>
      <w:pPr>
        <w:pStyle w:val="Heading2"/>
      </w:pPr>
      <w:r>
        <w:rPr>
          <w:b/>
          <w:bCs/>
        </w:rPr>
        <w:t xml:space="preserve">12. Review decisions requested</w:t>
      </w:r>
    </w:p>
    <w:p>
      <w:pPr>
        <w:ind w:left="360" w:hanging="180"/>
      </w:pPr>
      <w:r>
        <w:t xml:space="preserve">Confirm the definitions of nested fork, subsequent fork, and join-continuation DUMMY.</w:t>
      </w:r>
    </w:p>
    <w:p>
      <w:pPr>
        <w:ind w:left="360" w:hanging="180"/>
      </w:pPr>
      <w:r>
        <w:t xml:space="preserve">Confirm the delete outcomes in section 7, particularly “node immediately after a nested join”.</w:t>
      </w:r>
    </w:p>
    <w:p>
      <w:pPr>
        <w:ind w:left="360" w:hanging="180"/>
      </w:pPr>
      <w:r>
        <w:t xml:space="preserve">Confirm whether direct deletion of a node after a nested join should use AVEVA’s native bypass topology or a retained hidden structural DUMMY when AVEVA does not permit the bypass topology.</w:t>
      </w:r>
    </w:p>
    <w:p>
      <w:pPr>
        <w:ind w:left="360" w:hanging="180"/>
      </w:pPr>
      <w:r>
        <w:t xml:space="preserve">Approve the fixture acceptance matrix as the release gate for further editor changes.</w:t>
      </w:r>
    </w:p>
    <w:p>
      <w:pPr>
        <w:pStyle w:val="Heading1"/>
      </w:pPr>
      <w:ins w:id="201" w:author="Austyn" w:date="2026-09-01T15:30:00+01:00">
        <w:r>
          <w:t>Version 0.2 — 1 September 2026, 15:30 BST</w:t>
        </w:r>
      </w:ins>
    </w:p>
    <w:p>
      <w:pPr/>
      <w:ins w:id="201" w:author="Austyn" w:date="2026-09-01T15:30:00+01:00">
        <w:r>
          <w:t>Tracked finding: AVEVA evidence from simple12a–simple12e supersedes the previous direct post-nested Phase bypass proposal.</w:t>
        </w:r>
      </w:ins>
    </w:p>
    <w:p>
      <w:pPr/>
      <w:ins w:id="201" w:author="Austyn" w:date="2026-09-01T15:30:00+01:00">
        <w:r>
          <w:t>Confirmed deletion rule: deleting a visible Phase after a nested join (Label 4 / #41) converts that Phase position to a native DUMMY connector. The nested fork, its join, the enclosing fork and its join all remain. The DUMMY is subsequently removed only when later branch deletion makes it unnecessary.</w:t>
        </w:r>
      </w:ins>
    </w:p>
    <w:p>
      <w:pPr/>
      <w:ins w:id="201" w:author="Austyn" w:date="2026-09-01T15:30:00+01:00">
        <w:r>
          <w:t>Evidence record — simple12a (2026-09-01T15:26:32, “delete label 4”): AVEVA retained both parallel divergent/convergent regions and emitted an Other/DUMMY connector at the deleted position. simple12b–e confirm subsequent nested-lane, initial Phase and initial Branch B deletions operate from this retained-boundary topology.</w:t>
        </w:r>
      </w:ins>
    </w:p>
    <w:p>
      <w:pPr/>
      <w:ins w:id="201" w:author="Austyn" w:date="2026-09-01T15:30:00+01:00">
        <w:r>
          <w:t>Implementation acceptance added: (1) direct #41 deletion must leave the embedded fork renderable within outer Branch A; (2) deleting nested Branch A or B after that action must remain valid; (3) save/reload must retain the DUMMY and both Link groups; (4) renderer must show the initial fork and embedded fork exactly once.</w:t>
        </w:r>
      </w:ins>
    </w:p>
    <w:p>
      <w:pPr/>
      <w:ins w:id="201" w:author="Austyn" w:date="2026-09-01T15:30:00+01:00">
        <w:r>
          <w:t>Status: IMPLEMENTATION BASELINE — do not use direct convergence bypass for post-nested Phase deletion.</w:t>
        </w:r>
      </w:ins>
    </w:p>
    <w:p>
      <w:pPr>
        <w:pStyle w:val="Heading1"/>
      </w:pPr>
      <w:ins w:id="301" w:author="Austyn" w:date="2026-09-01T15:35:00+01:00">
        <w:r>
          <w:t>Version 0.3 — 1 September 2026, 15:35 BST</w:t>
        </w:r>
      </w:ins>
    </w:p>
    <w:p>
      <w:pPr/>
      <w:ins w:id="301" w:author="Austyn" w:date="2026-09-01T15:35:00+01:00">
        <w:r>
          <w:t>Tracked finding: all AVEVA fixtures simple12a–e load and display correctly. No renderer change is authorised by this update.</w:t>
        </w:r>
      </w:ins>
    </w:p>
    <w:p>
      <w:pPr/>
      <w:ins w:id="301" w:author="Austyn" w:date="2026-09-01T15:35:00+01:00">
        <w:r>
          <w:t>Confirmed deletion rule — exclusive lane closure: “Delete this branch” removes the selected lane’s complete exclusive closure: every Step/RecipeElement, Transition and Other loop-back leg reachable within that lane, stopping at the selected region’s join and sibling lane boundaries.</w:t>
        </w:r>
      </w:ins>
    </w:p>
    <w:p>
      <w:pPr/>
      <w:ins w:id="301" w:author="Austyn" w:date="2026-09-01T15:35:00+01:00">
        <w:r>
          <w:t>Rationale: after Label 4 was converted to its native structural DUMMY, deleting nested Branch B visually hid its entry but left Transition 6, cooling Phase and Transition 8 in memory. Deleting the remaining Branch A then exposed those orphaned elements. The canonical graph must have no link referencing a removed Step or Transition.</w:t>
        </w:r>
      </w:ins>
    </w:p>
    <w:p>
      <w:pPr/>
      <w:ins w:id="301" w:author="Austyn" w:date="2026-09-01T15:35:00+01:00">
        <w:r>
          <w:t>Acceptance added: sequence “delete Label 4 → delete nested Branch B → delete Label 5” must never reintroduce the removed Branch B loop chain. The retained graph must contain neither its DUMMY entry, Transition 6, cooling Phase, Transition 8 nor any incident link.</w:t>
        </w:r>
      </w:ins>
    </w:p>
    <w:p>
      <w:r>
        <w:br w:type="page"/>
      </w:r>
    </w:p>
    <w:p>
      <w:r>
        <w:rPr>
          <w:b/>
          <w:sz w:val="32"/>
        </w:rPr>
        <w:t>Version 0.4 — 10 September 2026, BST</w:t>
      </w:r>
    </w:p>
    <w:p>
      <w:r>
        <w:rPr>
          <w:b/>
        </w:rPr>
        <w:t xml:space="preserve">Package consolidation and implementation governance. </w:t>
      </w:r>
      <w:r>
        <w:t>This update records the required package structure before further functional work. It does not claim that the current structural movement dispatcher is accepted.</w:t>
      </w:r>
    </w:p>
    <w:p>
      <w:r>
        <w:rPr>
          <w:b/>
          <w:sz w:val="30"/>
        </w:rPr>
        <w:t>13. Controlled implementation structure</w:t>
      </w:r>
    </w:p>
    <w:p>
      <w:r>
        <w:t>The editor release package contains only the browser runtime for the selected site profile. Index.html is the single load manifest. Test suites, native AVEVA evidence, historical implementation notes, alternate-site data and saved-user recipes are not part of the distributable editor.</w:t>
      </w:r>
    </w:p>
    <w:tbl>
      <w:tblPr>
        <w:tblW w:type="auto" w:w="0"/>
        <w:tblLook w:firstColumn="1" w:firstRow="1" w:lastColumn="0" w:lastRow="0" w:noHBand="0" w:noVBand="1" w:val="04A0"/>
      </w:tblPr>
      <w:tblGrid>
        <w:gridCol w:w="4513"/>
        <w:gridCol w:w="4513"/>
      </w:tblGrid>
      <w:tr>
        <w:tc>
          <w:tcPr>
            <w:tcW w:type="dxa" w:w="4513"/>
          </w:tcPr>
          <w:p>
            <w:r>
              <w:t>Runtime owner</w:t>
            </w:r>
          </w:p>
        </w:tc>
        <w:tc>
          <w:tcPr>
            <w:tcW w:type="dxa" w:w="4513"/>
          </w:tcPr>
          <w:p>
            <w:r>
              <w:t>Required responsibility</w:t>
            </w:r>
          </w:p>
        </w:tc>
      </w:tr>
      <w:tr>
        <w:tc>
          <w:tcPr>
            <w:tcW w:type="dxa" w:w="4513"/>
          </w:tcPr>
          <w:p>
            <w:r>
              <w:t>index.html</w:t>
            </w:r>
          </w:p>
        </w:tc>
        <w:tc>
          <w:tcPr>
            <w:tcW w:type="dxa" w:w="4513"/>
          </w:tcPr>
          <w:p>
            <w:r>
              <w:t>Application shell and the sole browser load order. No hidden or duplicate script loaders.</w:t>
            </w:r>
          </w:p>
        </w:tc>
      </w:tr>
      <w:tr>
        <w:tc>
          <w:tcPr>
            <w:tcW w:type="dxa" w:w="4513"/>
          </w:tcPr>
          <w:p>
            <w:r>
              <w:t>config/</w:t>
            </w:r>
          </w:p>
        </w:tc>
        <w:tc>
          <w:tcPr>
            <w:tcW w:type="dxa" w:w="4513"/>
          </w:tcPr>
          <w:p>
            <w:r>
              <w:t>Selected site profile only: model_SC.js and materials_SC.js for the current SC build.</w:t>
            </w:r>
          </w:p>
        </w:tc>
      </w:tr>
      <w:tr>
        <w:tc>
          <w:tcPr>
            <w:tcW w:type="dxa" w:w="4513"/>
          </w:tcPr>
          <w:p>
            <w:r>
              <w:t>css/viewer.css</w:t>
            </w:r>
          </w:p>
        </w:tc>
        <w:tc>
          <w:tcPr>
            <w:tcW w:type="dxa" w:w="4513"/>
          </w:tcPr>
          <w:p>
            <w:r>
              <w:t>Viewer and lane presentation, including hidden-until-drag drop-zone styling. Do not add version-specific overlay stylesheets for this behaviour.</w:t>
            </w:r>
          </w:p>
        </w:tc>
      </w:tr>
      <w:tr>
        <w:tc>
          <w:tcPr>
            <w:tcW w:type="dxa" w:w="4513"/>
          </w:tcPr>
          <w:p>
            <w:r>
              <w:t>js/global-movement.js</w:t>
            </w:r>
          </w:p>
        </w:tc>
        <w:tc>
          <w:tcPr>
            <w:tcW w:type="dxa" w:w="4513"/>
          </w:tcPr>
          <w:p>
            <w:r>
              <w:t>Single owner of Phase movement interaction: pointer drag fallback, drag state, ordinary drop routing and the structural dispatcher. Arrow controls must use the same authorised movement service or be explicitly blocked with a graph reason.</w:t>
            </w:r>
          </w:p>
        </w:tc>
      </w:tr>
      <w:tr>
        <w:tc>
          <w:tcPr>
            <w:tcW w:type="dxa" w:w="4513"/>
          </w:tcPr>
          <w:p>
            <w:r>
              <w:t>js/editor.js</w:t>
            </w:r>
          </w:p>
        </w:tc>
        <w:tc>
          <w:tcPr>
            <w:tcW w:type="dxa" w:w="4513"/>
          </w:tcPr>
          <w:p>
            <w:r>
              <w:t>Editor action controls and Transition-card rendering, including the Transition-to-Fork drop surface.</w:t>
            </w:r>
          </w:p>
        </w:tc>
      </w:tr>
      <w:tr>
        <w:tc>
          <w:tcPr>
            <w:tcW w:type="dxa" w:w="4513"/>
          </w:tcPr>
          <w:p>
            <w:r>
              <w:t>js/nested-branch-render.js</w:t>
            </w:r>
          </w:p>
        </w:tc>
        <w:tc>
          <w:tcPr>
            <w:tcW w:type="dxa" w:w="4513"/>
          </w:tcPr>
          <w:p>
            <w:r>
              <w:t>Branch, Join, nested and subsequent-fork rendering, including post-Join and lane-before-Join drop surfaces.</w:t>
            </w:r>
          </w:p>
        </w:tc>
      </w:tr>
      <w:tr>
        <w:tc>
          <w:tcPr>
            <w:tcW w:type="dxa" w:w="4513"/>
          </w:tcPr>
          <w:p>
            <w:r>
              <w:t>js/xml-authority.js and js/exporter.js</w:t>
            </w:r>
          </w:p>
        </w:tc>
        <w:tc>
          <w:tcPr>
            <w:tcW w:type="dxa" w:w="4513"/>
          </w:tcPr>
          <w:p>
            <w:r>
              <w:t>Canonical XML authority and structural save/reparse boundary.</w:t>
            </w:r>
          </w:p>
        </w:tc>
      </w:tr>
      <w:tr>
        <w:tc>
          <w:tcPr>
            <w:tcW w:type="dxa" w:w="4513"/>
          </w:tcPr>
          <w:p>
            <w:r>
              <w:t>specification/</w:t>
            </w:r>
          </w:p>
        </w:tc>
        <w:tc>
          <w:tcPr>
            <w:tcW w:type="dxa" w:w="4513"/>
          </w:tcPr>
          <w:p>
            <w:r>
              <w:t>This functional design review and one release manifest. It is the current requirements authority.</w:t>
            </w:r>
          </w:p>
        </w:tc>
      </w:tr>
      <w:tr>
        <w:tc>
          <w:tcPr>
            <w:tcW w:type="dxa" w:w="4513"/>
          </w:tcPr>
          <w:p>
            <w:r>
              <w:t>evidence/ and tests/</w:t>
            </w:r>
          </w:p>
        </w:tc>
        <w:tc>
          <w:tcPr>
            <w:tcW w:type="dxa" w:w="4513"/>
          </w:tcPr>
          <w:p>
            <w:r>
              <w:t>Developer-only material. It must not be loaded by index.html or included in a user editor ZIP.</w:t>
            </w:r>
          </w:p>
        </w:tc>
      </w:tr>
    </w:tbl>
    <w:p>
      <w:r>
        <w:rPr>
          <w:b/>
          <w:sz w:val="30"/>
        </w:rPr>
        <w:t>14. Source-of-truth and release-package rules</w:t>
      </w:r>
    </w:p>
    <w:p>
      <w:r>
        <w:t>• B2MML/XML DOM remains the persisted authority. Renderer arrays, card order and lane projection are disposable views rebuilt after a committed structural edit.</w:t>
      </w:r>
    </w:p>
    <w:p>
      <w:r>
        <w:t>• Each user action has one mutation owner. A later versioned script must not override a movement function owned by an earlier script. Version numbers belong in release notes, not in parallel runtime implementations.</w:t>
      </w:r>
    </w:p>
    <w:p>
      <w:r>
        <w:t>• Additive CSS belongs in the owning stylesheet. The drag target style belongs in viewer.css; a separate versioned stylesheet is prohibited unless it is a deliberate independently selectable theme.</w:t>
      </w:r>
    </w:p>
    <w:p>
      <w:r>
        <w:t>• The release ZIP must contain only the runtime application, the current functional-design review, a release manifest, and any explicitly selected example required for manual acceptance. It must not contain tests, fixtures, archived user data, alternate site profiles or historical stage notes.</w:t>
      </w:r>
    </w:p>
    <w:p>
      <w:r>
        <w:t>• Every release manifest lists the exact runtime files, configuration profile, SHA-256, functional acceptance status, known limitations and the related specification version.</w:t>
      </w:r>
    </w:p>
    <w:p>
      <w:r>
        <w:rPr>
          <w:b/>
          <w:sz w:val="30"/>
        </w:rPr>
        <w:t>15. Movement work — current status and acceptance gate</w:t>
      </w:r>
    </w:p>
    <w:p>
      <w:r>
        <w:t>The V12 movement work established useful evidence and interaction requirements, but the currently attempted generic structural dispatcher is not accepted. Observed failures include incorrect fork reconstruction, silent or rejected drops, and loss of arrow behaviour. No structural movement implementation may be called release-ready until it meets the user acceptance workflow below.</w:t>
      </w:r>
    </w:p>
    <w:tbl>
      <w:tblPr>
        <w:tblW w:type="auto" w:w="0"/>
        <w:tblLook w:firstColumn="1" w:firstRow="1" w:lastColumn="0" w:lastRow="0" w:noHBand="0" w:noVBand="1" w:val="04A0"/>
      </w:tblPr>
      <w:tblGrid>
        <w:gridCol w:w="4513"/>
        <w:gridCol w:w="4513"/>
      </w:tblGrid>
      <w:tr>
        <w:tc>
          <w:tcPr>
            <w:tcW w:type="dxa" w:w="4513"/>
          </w:tcPr>
          <w:p>
            <w:r>
              <w:t>Requirement</w:t>
            </w:r>
          </w:p>
        </w:tc>
        <w:tc>
          <w:tcPr>
            <w:tcW w:type="dxa" w:w="4513"/>
          </w:tcPr>
          <w:p>
            <w:r>
              <w:t>Acceptance rule</w:t>
            </w:r>
          </w:p>
        </w:tc>
      </w:tr>
      <w:tr>
        <w:tc>
          <w:tcPr>
            <w:tcW w:type="dxa" w:w="4513"/>
          </w:tcPr>
          <w:p>
            <w:r>
              <w:t>Interaction</w:t>
            </w:r>
          </w:p>
        </w:tc>
        <w:tc>
          <w:tcPr>
            <w:tcW w:type="dxa" w:w="4513"/>
          </w:tcPr>
          <w:p>
            <w:r>
              <w:t>In Edit mode, drop zones are hidden when idle. Holding and moving a Phase drag handle exposes valid full-width targets. Cancelling or completing a drag hides them again.</w:t>
            </w:r>
          </w:p>
        </w:tc>
      </w:tr>
      <w:tr>
        <w:tc>
          <w:tcPr>
            <w:tcW w:type="dxa" w:w="4513"/>
          </w:tcPr>
          <w:p>
            <w:r>
              <w:t>Arrows</w:t>
            </w:r>
          </w:p>
        </w:tc>
        <w:tc>
          <w:tcPr>
            <w:tcW w:type="dxa" w:w="4513"/>
          </w:tcPr>
          <w:p>
            <w:r>
              <w:t>Existing ordinary-path arrows remain operational. If an action is unsupported, the editor gives a precise topology reason and makes no change.</w:t>
            </w:r>
          </w:p>
        </w:tc>
      </w:tr>
      <w:tr>
        <w:tc>
          <w:tcPr>
            <w:tcW w:type="dxa" w:w="4513"/>
          </w:tcPr>
          <w:p>
            <w:r>
              <w:t>Move2b</w:t>
            </w:r>
          </w:p>
        </w:tc>
        <w:tc>
          <w:tcPr>
            <w:tcW w:type="dxa" w:w="4513"/>
          </w:tcPr>
          <w:p>
            <w:r>
              <w:t>Open move-2.xml; move circulatePump from Branch A to after Transition #5 and before the first Fork. The result is a direct normal path Transition #5 → circulatePump → original Fork; Branch A retains coolingOn only; Branch B and the Join remain unchanged; no Branch entry or Empty branch lane is created.</w:t>
            </w:r>
          </w:p>
        </w:tc>
      </w:tr>
      <w:tr>
        <w:tc>
          <w:tcPr>
            <w:tcW w:type="dxa" w:w="4513"/>
          </w:tcPr>
          <w:p>
            <w:r>
              <w:t>Save/reopen</w:t>
            </w:r>
          </w:p>
        </w:tc>
        <w:tc>
          <w:tcPr>
            <w:tcW w:type="dxa" w:w="4513"/>
          </w:tcPr>
          <w:p>
            <w:r>
              <w:t>For every accepted move, the operator exports XML, reopens it, and sees the same topology. This is the human acceptance test; developer tests only support it.</w:t>
            </w:r>
          </w:p>
        </w:tc>
      </w:tr>
      <w:tr>
        <w:tc>
          <w:tcPr>
            <w:tcW w:type="dxa" w:w="4513"/>
          </w:tcPr>
          <w:p>
            <w:r>
              <w:t>Evidence</w:t>
            </w:r>
          </w:p>
        </w:tc>
        <w:tc>
          <w:tcPr>
            <w:tcW w:type="dxa" w:w="4513"/>
          </w:tcPr>
          <w:p>
            <w:r>
              <w:t>move-2.xml, move-2a.xml, move-2b-correct.xml, move-2c.xml and move-2d.xml are immutable AVEVA/topology evidence. They are not runtime handlers, UI gates or output templates.</w:t>
            </w:r>
          </w:p>
        </w:tc>
      </w:tr>
      <w:tr>
        <w:tc>
          <w:tcPr>
            <w:tcW w:type="dxa" w:w="4513"/>
          </w:tcPr>
          <w:p>
            <w:r>
              <w:t>Release condition</w:t>
            </w:r>
          </w:p>
        </w:tc>
        <w:tc>
          <w:tcPr>
            <w:tcW w:type="dxa" w:w="4513"/>
          </w:tcPr>
          <w:p>
            <w:r>
              <w:t>One editor ZIP plus one short manual acceptance instruction. Do not include developer test scripts in the user package.</w:t>
            </w:r>
          </w:p>
        </w:tc>
      </w:tr>
    </w:tbl>
    <w:p>
      <w:r>
        <w:rPr>
          <w:b/>
          <w:sz w:val="30"/>
        </w:rPr>
        <w:t>16. Consolidation decision</w:t>
      </w:r>
    </w:p>
    <w:p>
      <w:r>
        <w:t>The following material is excluded from the consolidated runtime release and retained separately for traceability: historic STAGE/V10/V12 notes, test scripts, test outputs, native move evidence, general fixtures, the POR configuration and Porinio data, and saved-recipe archives. Unreferenced legacy source files must be quarantined rather than silently retained.</w:t>
      </w:r>
    </w:p>
    <w:p>
      <w:r>
        <w:t>This Version 0.4 is the controlled review baseline for any future code change. A change must identify its owning runtime module, the affected specification rule, and the operator-facing acceptance instruction before implementation begins.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8"/>
        <w:szCs w:val="18"/>
      </w:rPr>
      <w:t xml:space="preserve">Classification: INTERNAL USE ONLY</w:t>
    </w:r>
    <w:r>
      <w:rPr>
        <w:rFonts w:ascii="Arial" w:cs="Arial" w:eastAsia="Arial" w:hAnsi="Arial"/>
        <w:sz w:val="18"/>
        <w:szCs w:val="18"/>
      </w:rPr>
      <w:t xml:space="preserve">	</w:t>
    </w:r>
    <w:r>
      <w:rPr>
        <w:rFonts w:ascii="Arial" w:cs="Arial" w:eastAsia="Arial" w:hAnsi="Arial"/>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2026-09-01T14:26:37.401Z</dcterms:created>
  <dcterms:modified xsi:type="dcterms:W3CDTF">2026-09-01T14:26:37.404Z</dcterms:modified>
  <dc:title>AVEVA Offline Recipe Editor — Functional Design Review v0.4</dc:title>
  <dc:subject>Controlled functional specification and package governance</dc:subject>
  <dc:description>Updated to consolidate runtime ownership and release-package rules.</dc:description>
</cp:coreProperties>
</file>

<file path=docProps/custom.xml><?xml version="1.0" encoding="utf-8"?>
<Properties xmlns="http://schemas.openxmlformats.org/officeDocument/2006/custom-properties" xmlns:vt="http://schemas.openxmlformats.org/officeDocument/2006/docPropsVTypes"/>
</file>